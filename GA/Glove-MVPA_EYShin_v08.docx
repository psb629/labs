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98456E" w14:textId="77777777" w:rsidR="00863430" w:rsidRPr="009F1EFC" w:rsidRDefault="0056418E" w:rsidP="00DB2E11">
      <w:pPr>
        <w:wordWrap/>
        <w:spacing w:line="360" w:lineRule="auto"/>
        <w:jc w:val="left"/>
        <w:rPr>
          <w:rFonts w:ascii="Arial" w:hAnsi="Arial" w:cs="Arial"/>
          <w:b/>
          <w:sz w:val="28"/>
          <w:szCs w:val="22"/>
        </w:rPr>
      </w:pPr>
      <w:r w:rsidRPr="009F1EFC">
        <w:rPr>
          <w:rFonts w:ascii="Arial" w:hAnsi="Arial" w:cs="Arial"/>
          <w:b/>
          <w:sz w:val="28"/>
          <w:szCs w:val="22"/>
        </w:rPr>
        <w:t>N</w:t>
      </w:r>
      <w:r w:rsidR="00BD6915" w:rsidRPr="009F1EFC">
        <w:rPr>
          <w:rFonts w:ascii="Arial" w:hAnsi="Arial" w:cs="Arial"/>
          <w:b/>
          <w:sz w:val="28"/>
          <w:szCs w:val="22"/>
        </w:rPr>
        <w:t xml:space="preserve">eural representations of a </w:t>
      </w:r>
      <w:r w:rsidR="00C95F4C" w:rsidRPr="009F1EFC">
        <w:rPr>
          <w:rFonts w:ascii="Arial" w:hAnsi="Arial" w:cs="Arial"/>
          <w:b/>
          <w:sz w:val="28"/>
          <w:szCs w:val="22"/>
        </w:rPr>
        <w:t>complex</w:t>
      </w:r>
      <w:r w:rsidR="000514F6" w:rsidRPr="009F1EFC">
        <w:rPr>
          <w:rFonts w:ascii="Arial" w:hAnsi="Arial" w:cs="Arial"/>
          <w:b/>
          <w:sz w:val="28"/>
          <w:szCs w:val="22"/>
        </w:rPr>
        <w:t xml:space="preserve"> </w:t>
      </w:r>
      <w:r w:rsidR="00863430" w:rsidRPr="009F1EFC">
        <w:rPr>
          <w:rFonts w:ascii="Arial" w:hAnsi="Arial" w:cs="Arial"/>
          <w:b/>
          <w:i/>
          <w:sz w:val="28"/>
          <w:szCs w:val="22"/>
        </w:rPr>
        <w:t>de novo</w:t>
      </w:r>
      <w:r w:rsidR="00863430" w:rsidRPr="009F1EFC">
        <w:rPr>
          <w:rFonts w:ascii="Arial" w:hAnsi="Arial" w:cs="Arial"/>
          <w:b/>
          <w:sz w:val="28"/>
          <w:szCs w:val="22"/>
        </w:rPr>
        <w:t xml:space="preserve"> motor skill</w:t>
      </w:r>
      <w:r w:rsidR="00BD6915" w:rsidRPr="009F1EFC">
        <w:rPr>
          <w:rFonts w:ascii="Arial" w:hAnsi="Arial" w:cs="Arial"/>
          <w:b/>
          <w:sz w:val="28"/>
          <w:szCs w:val="22"/>
        </w:rPr>
        <w:t xml:space="preserve"> learning </w:t>
      </w:r>
    </w:p>
    <w:p w14:paraId="32AC9269" w14:textId="77777777" w:rsidR="00863430" w:rsidRPr="00DE6032" w:rsidRDefault="00863430" w:rsidP="00DB2E11">
      <w:pPr>
        <w:wordWrap/>
        <w:spacing w:line="360" w:lineRule="auto"/>
        <w:jc w:val="left"/>
        <w:rPr>
          <w:rFonts w:ascii="Arial" w:hAnsi="Arial" w:cs="Arial"/>
          <w:b/>
          <w:sz w:val="28"/>
          <w:szCs w:val="22"/>
        </w:rPr>
      </w:pPr>
    </w:p>
    <w:p w14:paraId="21798CF4" w14:textId="77777777" w:rsidR="00863430" w:rsidRPr="009F1EFC" w:rsidRDefault="00863430" w:rsidP="00DB2E11">
      <w:pPr>
        <w:wordWrap/>
        <w:spacing w:line="360" w:lineRule="auto"/>
        <w:rPr>
          <w:rFonts w:ascii="Arial" w:hAnsi="Arial" w:cs="Arial"/>
          <w:b/>
          <w:sz w:val="22"/>
          <w:szCs w:val="22"/>
        </w:rPr>
      </w:pPr>
    </w:p>
    <w:p w14:paraId="4F213911" w14:textId="77777777" w:rsidR="00863430" w:rsidRPr="009F1EFC" w:rsidRDefault="00863430" w:rsidP="00DB2E11">
      <w:pPr>
        <w:wordWrap/>
        <w:spacing w:line="360" w:lineRule="auto"/>
        <w:rPr>
          <w:rFonts w:ascii="Arial" w:hAnsi="Arial" w:cs="Arial"/>
          <w:szCs w:val="22"/>
        </w:rPr>
      </w:pPr>
      <w:r w:rsidRPr="009F1EFC">
        <w:rPr>
          <w:rFonts w:ascii="Arial" w:hAnsi="Arial" w:cs="Arial"/>
          <w:b/>
          <w:szCs w:val="22"/>
        </w:rPr>
        <w:t>Short Title:</w:t>
      </w:r>
      <w:r w:rsidRPr="009F1EFC">
        <w:rPr>
          <w:rFonts w:ascii="Arial" w:hAnsi="Arial" w:cs="Arial"/>
          <w:szCs w:val="22"/>
        </w:rPr>
        <w:t xml:space="preserve"> </w:t>
      </w:r>
      <w:r w:rsidR="00061275" w:rsidRPr="009F1EFC">
        <w:rPr>
          <w:rFonts w:ascii="Arial" w:hAnsi="Arial" w:cs="Arial"/>
          <w:szCs w:val="22"/>
        </w:rPr>
        <w:t>Representations</w:t>
      </w:r>
      <w:r w:rsidR="00C63283" w:rsidRPr="009F1EFC">
        <w:rPr>
          <w:rFonts w:ascii="Arial" w:hAnsi="Arial" w:cs="Arial"/>
          <w:szCs w:val="22"/>
        </w:rPr>
        <w:t xml:space="preserve"> of de novo motor skills</w:t>
      </w:r>
    </w:p>
    <w:p w14:paraId="48972581" w14:textId="77777777" w:rsidR="00863430" w:rsidRPr="009F1EFC" w:rsidRDefault="00863430" w:rsidP="00DB2E11">
      <w:pPr>
        <w:wordWrap/>
        <w:spacing w:line="360" w:lineRule="auto"/>
        <w:rPr>
          <w:rFonts w:ascii="Arial" w:hAnsi="Arial" w:cs="Arial"/>
          <w:szCs w:val="22"/>
        </w:rPr>
      </w:pPr>
    </w:p>
    <w:p w14:paraId="6986A804" w14:textId="77777777" w:rsidR="00863430" w:rsidRPr="009F1EFC" w:rsidRDefault="00863430" w:rsidP="00DB2E11">
      <w:pPr>
        <w:wordWrap/>
        <w:spacing w:line="360" w:lineRule="auto"/>
        <w:rPr>
          <w:rFonts w:ascii="Arial" w:hAnsi="Arial" w:cs="Arial"/>
          <w:b/>
          <w:szCs w:val="22"/>
        </w:rPr>
      </w:pPr>
    </w:p>
    <w:p w14:paraId="6DE89FB4" w14:textId="77777777" w:rsidR="00863430" w:rsidRPr="009F1EFC" w:rsidRDefault="00863430" w:rsidP="00DB2E11">
      <w:pPr>
        <w:wordWrap/>
        <w:spacing w:line="360" w:lineRule="auto"/>
        <w:rPr>
          <w:rFonts w:ascii="Arial" w:hAnsi="Arial" w:cs="Arial"/>
          <w:b/>
          <w:szCs w:val="22"/>
          <w:vertAlign w:val="superscript"/>
        </w:rPr>
      </w:pPr>
      <w:r w:rsidRPr="009F1EFC">
        <w:rPr>
          <w:rFonts w:ascii="Arial" w:hAnsi="Arial" w:cs="Arial"/>
          <w:b/>
          <w:szCs w:val="22"/>
        </w:rPr>
        <w:t xml:space="preserve">Authors: </w:t>
      </w:r>
      <w:r w:rsidRPr="009F1EFC">
        <w:rPr>
          <w:rFonts w:ascii="Arial" w:hAnsi="Arial" w:cs="Arial"/>
          <w:szCs w:val="22"/>
        </w:rPr>
        <w:t>Emily Yunha Shin</w:t>
      </w:r>
      <w:r w:rsidRPr="009F1EFC">
        <w:rPr>
          <w:rFonts w:ascii="Arial" w:hAnsi="Arial" w:cs="Arial"/>
          <w:szCs w:val="22"/>
          <w:vertAlign w:val="superscript"/>
        </w:rPr>
        <w:t>1,3</w:t>
      </w:r>
      <w:r w:rsidRPr="009F1EFC">
        <w:rPr>
          <w:rFonts w:ascii="Arial" w:hAnsi="Arial" w:cs="Arial"/>
          <w:szCs w:val="22"/>
        </w:rPr>
        <w:t xml:space="preserve">, </w:t>
      </w:r>
      <w:proofErr w:type="spellStart"/>
      <w:r w:rsidRPr="009F1EFC">
        <w:rPr>
          <w:rFonts w:ascii="Arial" w:hAnsi="Arial" w:cs="Arial"/>
          <w:szCs w:val="22"/>
        </w:rPr>
        <w:t>Yera</w:t>
      </w:r>
      <w:proofErr w:type="spellEnd"/>
      <w:r w:rsidRPr="009F1EFC">
        <w:rPr>
          <w:rFonts w:ascii="Arial" w:hAnsi="Arial" w:cs="Arial"/>
          <w:szCs w:val="22"/>
        </w:rPr>
        <w:t xml:space="preserve"> Choi</w:t>
      </w:r>
      <w:r w:rsidRPr="009F1EFC">
        <w:rPr>
          <w:rFonts w:ascii="Arial" w:hAnsi="Arial" w:cs="Arial"/>
          <w:szCs w:val="22"/>
          <w:vertAlign w:val="superscript"/>
        </w:rPr>
        <w:t>1,3</w:t>
      </w:r>
      <w:r w:rsidRPr="009F1EFC">
        <w:rPr>
          <w:rFonts w:ascii="Arial" w:hAnsi="Arial" w:cs="Arial"/>
          <w:szCs w:val="22"/>
        </w:rPr>
        <w:t xml:space="preserve">, </w:t>
      </w:r>
      <w:proofErr w:type="spellStart"/>
      <w:r w:rsidR="00FE740F" w:rsidRPr="009F1EFC">
        <w:rPr>
          <w:rFonts w:ascii="Arial" w:hAnsi="Arial" w:cs="Arial"/>
          <w:szCs w:val="22"/>
        </w:rPr>
        <w:t>Jisu</w:t>
      </w:r>
      <w:proofErr w:type="spellEnd"/>
      <w:r w:rsidR="00FE740F" w:rsidRPr="009F1EFC">
        <w:rPr>
          <w:rFonts w:ascii="Arial" w:hAnsi="Arial" w:cs="Arial"/>
          <w:szCs w:val="22"/>
        </w:rPr>
        <w:t xml:space="preserve"> Lee</w:t>
      </w:r>
      <w:r w:rsidR="00FE740F" w:rsidRPr="009F1EFC">
        <w:rPr>
          <w:rFonts w:ascii="Arial" w:hAnsi="Arial" w:cs="Arial"/>
          <w:szCs w:val="22"/>
          <w:vertAlign w:val="superscript"/>
        </w:rPr>
        <w:t>1</w:t>
      </w:r>
      <w:r w:rsidR="00FE740F" w:rsidRPr="009F1EFC">
        <w:rPr>
          <w:rFonts w:ascii="Arial" w:hAnsi="Arial" w:cs="Arial"/>
          <w:szCs w:val="22"/>
        </w:rPr>
        <w:t xml:space="preserve">, </w:t>
      </w:r>
      <w:proofErr w:type="spellStart"/>
      <w:r w:rsidRPr="009F1EFC">
        <w:rPr>
          <w:rFonts w:ascii="Arial" w:hAnsi="Arial" w:cs="Arial"/>
          <w:szCs w:val="22"/>
        </w:rPr>
        <w:t>Sungshin</w:t>
      </w:r>
      <w:proofErr w:type="spellEnd"/>
      <w:r w:rsidRPr="009F1EFC">
        <w:rPr>
          <w:rFonts w:ascii="Arial" w:hAnsi="Arial" w:cs="Arial"/>
          <w:szCs w:val="22"/>
        </w:rPr>
        <w:t xml:space="preserve"> Kim</w:t>
      </w:r>
      <w:r w:rsidRPr="009F1EFC">
        <w:rPr>
          <w:rFonts w:ascii="Arial" w:hAnsi="Arial" w:cs="Arial"/>
          <w:szCs w:val="22"/>
          <w:vertAlign w:val="superscript"/>
        </w:rPr>
        <w:t>1,2</w:t>
      </w:r>
      <w:r w:rsidRPr="009F1EFC">
        <w:rPr>
          <w:rFonts w:ascii="Arial" w:hAnsi="Arial" w:cs="Arial"/>
          <w:b/>
          <w:szCs w:val="22"/>
        </w:rPr>
        <w:t>*</w:t>
      </w:r>
    </w:p>
    <w:p w14:paraId="1043BF12" w14:textId="77777777" w:rsidR="00863430" w:rsidRPr="009F1EFC" w:rsidRDefault="00863430" w:rsidP="00DB2E11">
      <w:pPr>
        <w:wordWrap/>
        <w:spacing w:line="360" w:lineRule="auto"/>
        <w:jc w:val="left"/>
        <w:rPr>
          <w:rFonts w:ascii="Arial" w:hAnsi="Arial" w:cs="Arial"/>
          <w:b/>
          <w:sz w:val="32"/>
          <w:szCs w:val="22"/>
        </w:rPr>
      </w:pPr>
    </w:p>
    <w:p w14:paraId="1205C0A0" w14:textId="77777777" w:rsidR="00863430" w:rsidRPr="009F1EFC" w:rsidRDefault="00863430" w:rsidP="00DB2E11">
      <w:pPr>
        <w:pStyle w:val="ListParagraph"/>
        <w:numPr>
          <w:ilvl w:val="0"/>
          <w:numId w:val="3"/>
        </w:numPr>
        <w:spacing w:line="360" w:lineRule="auto"/>
        <w:rPr>
          <w:rFonts w:ascii="Arial" w:hAnsi="Arial" w:cs="Arial"/>
          <w:szCs w:val="22"/>
        </w:rPr>
      </w:pPr>
      <w:r w:rsidRPr="009F1EFC">
        <w:rPr>
          <w:rFonts w:ascii="Arial" w:hAnsi="Arial" w:cs="Arial"/>
          <w:szCs w:val="22"/>
        </w:rPr>
        <w:t>Center for Neuroscience Imaging Research, Institute for Basic Science, Suwon 16419, Republic of Korea</w:t>
      </w:r>
    </w:p>
    <w:p w14:paraId="01BB7E9D" w14:textId="77777777" w:rsidR="00863430" w:rsidRPr="009F1EFC" w:rsidRDefault="00863430" w:rsidP="00DB2E11">
      <w:pPr>
        <w:pStyle w:val="ListParagraph"/>
        <w:numPr>
          <w:ilvl w:val="0"/>
          <w:numId w:val="3"/>
        </w:numPr>
        <w:spacing w:line="360" w:lineRule="auto"/>
        <w:rPr>
          <w:rFonts w:ascii="Arial" w:hAnsi="Arial" w:cs="Arial"/>
          <w:szCs w:val="22"/>
        </w:rPr>
      </w:pPr>
      <w:r w:rsidRPr="009F1EFC">
        <w:rPr>
          <w:rFonts w:ascii="Arial" w:hAnsi="Arial" w:cs="Arial"/>
          <w:szCs w:val="22"/>
        </w:rPr>
        <w:t xml:space="preserve">Sungkyunkwan University, Suwon 16419, Republic of Korea </w:t>
      </w:r>
    </w:p>
    <w:p w14:paraId="10F50143" w14:textId="77777777" w:rsidR="00863430" w:rsidRPr="009F1EFC" w:rsidRDefault="00863430" w:rsidP="00DB2E11">
      <w:pPr>
        <w:pStyle w:val="ListParagraph"/>
        <w:numPr>
          <w:ilvl w:val="0"/>
          <w:numId w:val="3"/>
        </w:numPr>
        <w:spacing w:line="360" w:lineRule="auto"/>
        <w:rPr>
          <w:rFonts w:ascii="Arial" w:hAnsi="Arial" w:cs="Arial"/>
          <w:szCs w:val="22"/>
        </w:rPr>
      </w:pPr>
      <w:r w:rsidRPr="009F1EFC">
        <w:rPr>
          <w:rFonts w:ascii="Arial" w:hAnsi="Arial" w:cs="Arial"/>
          <w:szCs w:val="22"/>
        </w:rPr>
        <w:t>These authors equally contributed to this study</w:t>
      </w:r>
    </w:p>
    <w:p w14:paraId="223E31F9" w14:textId="77777777" w:rsidR="00863430" w:rsidRPr="009F1EFC" w:rsidRDefault="00863430" w:rsidP="00DB2E11">
      <w:pPr>
        <w:wordWrap/>
        <w:spacing w:line="360" w:lineRule="auto"/>
        <w:jc w:val="left"/>
        <w:rPr>
          <w:rFonts w:ascii="Arial" w:hAnsi="Arial" w:cs="Arial"/>
          <w:b/>
          <w:sz w:val="32"/>
          <w:szCs w:val="22"/>
        </w:rPr>
      </w:pPr>
    </w:p>
    <w:p w14:paraId="470FE4A4" w14:textId="77777777" w:rsidR="00863430" w:rsidRPr="009F1EFC" w:rsidRDefault="00863430" w:rsidP="00DB2E11">
      <w:pPr>
        <w:wordWrap/>
        <w:spacing w:line="360" w:lineRule="auto"/>
        <w:jc w:val="left"/>
        <w:rPr>
          <w:rFonts w:ascii="Arial" w:hAnsi="Arial" w:cs="Arial"/>
          <w:b/>
          <w:sz w:val="32"/>
          <w:szCs w:val="22"/>
        </w:rPr>
      </w:pPr>
    </w:p>
    <w:p w14:paraId="47C3307C" w14:textId="77777777" w:rsidR="00863430" w:rsidRPr="009F1EFC" w:rsidRDefault="00863430" w:rsidP="00DB2E11">
      <w:pPr>
        <w:wordWrap/>
        <w:spacing w:line="360" w:lineRule="auto"/>
        <w:jc w:val="left"/>
        <w:rPr>
          <w:rFonts w:ascii="Arial" w:hAnsi="Arial" w:cs="Arial"/>
          <w:b/>
          <w:sz w:val="32"/>
          <w:szCs w:val="22"/>
        </w:rPr>
      </w:pPr>
    </w:p>
    <w:p w14:paraId="2627D4C6" w14:textId="77777777" w:rsidR="00863430" w:rsidRPr="009F1EFC" w:rsidRDefault="00863430" w:rsidP="00DB2E11">
      <w:pPr>
        <w:wordWrap/>
        <w:spacing w:line="360" w:lineRule="auto"/>
        <w:jc w:val="left"/>
        <w:rPr>
          <w:rFonts w:ascii="Arial" w:hAnsi="Arial" w:cs="Arial"/>
          <w:b/>
          <w:sz w:val="32"/>
          <w:szCs w:val="22"/>
        </w:rPr>
      </w:pPr>
      <w:bookmarkStart w:id="0" w:name="_GoBack"/>
      <w:bookmarkEnd w:id="0"/>
    </w:p>
    <w:p w14:paraId="611A6D98" w14:textId="77777777" w:rsidR="00863430" w:rsidRPr="009F1EFC" w:rsidRDefault="00863430" w:rsidP="00DB2E11">
      <w:pPr>
        <w:wordWrap/>
        <w:spacing w:line="360" w:lineRule="auto"/>
        <w:jc w:val="left"/>
        <w:rPr>
          <w:rFonts w:ascii="Arial" w:hAnsi="Arial" w:cs="Arial"/>
          <w:b/>
          <w:sz w:val="32"/>
          <w:szCs w:val="22"/>
        </w:rPr>
      </w:pPr>
    </w:p>
    <w:p w14:paraId="4DEB4CDD" w14:textId="77777777" w:rsidR="00863430" w:rsidRPr="009F1EFC" w:rsidRDefault="00863430" w:rsidP="00DB2E11">
      <w:pPr>
        <w:wordWrap/>
        <w:spacing w:line="360" w:lineRule="auto"/>
        <w:jc w:val="left"/>
        <w:rPr>
          <w:rFonts w:ascii="Arial" w:hAnsi="Arial" w:cs="Arial"/>
          <w:szCs w:val="22"/>
        </w:rPr>
      </w:pPr>
      <w:r w:rsidRPr="009F1EFC">
        <w:rPr>
          <w:rFonts w:ascii="Arial" w:hAnsi="Arial" w:cs="Arial"/>
          <w:szCs w:val="22"/>
        </w:rPr>
        <w:t xml:space="preserve">*Corresponding Author </w:t>
      </w:r>
    </w:p>
    <w:p w14:paraId="56F0A2A9" w14:textId="77777777" w:rsidR="00863430" w:rsidRPr="009F1EFC" w:rsidRDefault="00863430" w:rsidP="00DB2E11">
      <w:pPr>
        <w:wordWrap/>
        <w:spacing w:line="360" w:lineRule="auto"/>
        <w:jc w:val="left"/>
        <w:rPr>
          <w:rFonts w:ascii="Arial" w:hAnsi="Arial" w:cs="Arial"/>
          <w:szCs w:val="22"/>
        </w:rPr>
      </w:pPr>
      <w:r w:rsidRPr="009F1EFC">
        <w:rPr>
          <w:rFonts w:ascii="Arial" w:hAnsi="Arial" w:cs="Arial"/>
          <w:szCs w:val="22"/>
        </w:rPr>
        <w:t>N center suite 86363, Sungkyunkwan University</w:t>
      </w:r>
    </w:p>
    <w:p w14:paraId="689D0835" w14:textId="77777777" w:rsidR="00863430" w:rsidRPr="009F1EFC" w:rsidRDefault="00863430" w:rsidP="00DB2E11">
      <w:pPr>
        <w:wordWrap/>
        <w:spacing w:line="360" w:lineRule="auto"/>
        <w:jc w:val="left"/>
        <w:rPr>
          <w:rFonts w:ascii="Arial" w:hAnsi="Arial" w:cs="Arial"/>
          <w:szCs w:val="22"/>
        </w:rPr>
      </w:pPr>
      <w:r w:rsidRPr="009F1EFC">
        <w:rPr>
          <w:rFonts w:ascii="Arial" w:hAnsi="Arial" w:cs="Arial"/>
          <w:szCs w:val="22"/>
        </w:rPr>
        <w:t>2066 Seobu-ro, Jangan-gu, Suwon</w:t>
      </w:r>
      <w:r w:rsidR="00CB7DAC" w:rsidRPr="009F1EFC">
        <w:rPr>
          <w:rFonts w:ascii="Arial" w:hAnsi="Arial" w:cs="Arial"/>
          <w:szCs w:val="22"/>
        </w:rPr>
        <w:t xml:space="preserve">, </w:t>
      </w:r>
      <w:r w:rsidRPr="009F1EFC">
        <w:rPr>
          <w:rFonts w:ascii="Arial" w:hAnsi="Arial" w:cs="Arial"/>
          <w:szCs w:val="22"/>
        </w:rPr>
        <w:t>Republic of Korea</w:t>
      </w:r>
    </w:p>
    <w:p w14:paraId="6B50B8C9" w14:textId="77777777" w:rsidR="00FA7E9E" w:rsidRPr="009F1EFC" w:rsidRDefault="00FA7E9E" w:rsidP="00DB2E11">
      <w:pPr>
        <w:wordWrap/>
        <w:spacing w:line="360" w:lineRule="auto"/>
        <w:jc w:val="left"/>
        <w:rPr>
          <w:rFonts w:ascii="Arial" w:hAnsi="Arial" w:cs="Arial"/>
          <w:szCs w:val="22"/>
        </w:rPr>
      </w:pPr>
      <w:r w:rsidRPr="009F1EFC">
        <w:rPr>
          <w:rFonts w:ascii="Arial" w:hAnsi="Arial" w:cs="Arial"/>
          <w:szCs w:val="22"/>
        </w:rPr>
        <w:t>Email: sungshin0207@gmail.com</w:t>
      </w:r>
    </w:p>
    <w:p w14:paraId="12CDE791" w14:textId="77777777" w:rsidR="00863430" w:rsidRPr="009F1EFC" w:rsidRDefault="00FA7E9E" w:rsidP="00DB2E11">
      <w:pPr>
        <w:wordWrap/>
        <w:spacing w:line="360" w:lineRule="auto"/>
        <w:jc w:val="left"/>
        <w:rPr>
          <w:rFonts w:ascii="Arial" w:hAnsi="Arial" w:cs="Arial"/>
          <w:szCs w:val="22"/>
        </w:rPr>
      </w:pPr>
      <w:r w:rsidRPr="009F1EFC">
        <w:rPr>
          <w:rFonts w:ascii="Arial" w:hAnsi="Arial" w:cs="Arial"/>
          <w:szCs w:val="22"/>
        </w:rPr>
        <w:t xml:space="preserve">Phone: </w:t>
      </w:r>
      <w:r w:rsidR="00863430" w:rsidRPr="009F1EFC">
        <w:rPr>
          <w:rFonts w:ascii="Arial" w:hAnsi="Arial" w:cs="Arial"/>
          <w:szCs w:val="22"/>
        </w:rPr>
        <w:t>+82-10-4687-5322</w:t>
      </w:r>
    </w:p>
    <w:p w14:paraId="00395290" w14:textId="77777777" w:rsidR="00863430" w:rsidRPr="009F1EFC" w:rsidRDefault="00863430" w:rsidP="00DB2E11">
      <w:pPr>
        <w:widowControl/>
        <w:wordWrap/>
        <w:spacing w:line="360" w:lineRule="auto"/>
        <w:rPr>
          <w:rFonts w:ascii="Arial" w:hAnsi="Arial" w:cs="Arial"/>
          <w:b/>
          <w:sz w:val="32"/>
          <w:szCs w:val="22"/>
        </w:rPr>
      </w:pPr>
      <w:r w:rsidRPr="009F1EFC">
        <w:rPr>
          <w:rFonts w:ascii="Arial" w:hAnsi="Arial" w:cs="Arial"/>
          <w:b/>
          <w:sz w:val="32"/>
          <w:szCs w:val="22"/>
        </w:rPr>
        <w:br w:type="page"/>
      </w:r>
    </w:p>
    <w:p w14:paraId="32210A39" w14:textId="77777777" w:rsidR="00B728F7" w:rsidRPr="009F1EFC" w:rsidRDefault="00B728F7" w:rsidP="00DB2E11">
      <w:pPr>
        <w:wordWrap/>
        <w:spacing w:line="360" w:lineRule="auto"/>
        <w:jc w:val="left"/>
        <w:rPr>
          <w:rFonts w:ascii="Arial" w:hAnsi="Arial" w:cs="Arial"/>
          <w:b/>
          <w:sz w:val="28"/>
          <w:szCs w:val="22"/>
        </w:rPr>
      </w:pPr>
      <w:r w:rsidRPr="009F1EFC">
        <w:rPr>
          <w:rFonts w:ascii="Arial" w:hAnsi="Arial" w:cs="Arial"/>
          <w:b/>
          <w:sz w:val="28"/>
          <w:szCs w:val="22"/>
        </w:rPr>
        <w:lastRenderedPageBreak/>
        <w:t>Abstract</w:t>
      </w:r>
    </w:p>
    <w:p w14:paraId="3891F11E" w14:textId="77777777" w:rsidR="00B728F7" w:rsidRPr="009F1EFC" w:rsidRDefault="00B728F7" w:rsidP="00DB2E11">
      <w:pPr>
        <w:wordWrap/>
        <w:spacing w:line="360" w:lineRule="auto"/>
        <w:jc w:val="left"/>
        <w:rPr>
          <w:rFonts w:ascii="Arial" w:hAnsi="Arial" w:cs="Arial"/>
          <w:b/>
          <w:sz w:val="28"/>
          <w:szCs w:val="22"/>
        </w:rPr>
      </w:pPr>
    </w:p>
    <w:p w14:paraId="51DBEDE7" w14:textId="77777777" w:rsidR="00B728F7" w:rsidRPr="009F1EFC" w:rsidRDefault="00B728F7" w:rsidP="00DB2E11">
      <w:pPr>
        <w:wordWrap/>
        <w:spacing w:line="360" w:lineRule="auto"/>
        <w:jc w:val="left"/>
        <w:rPr>
          <w:rFonts w:ascii="Arial" w:hAnsi="Arial" w:cs="Arial"/>
          <w:b/>
          <w:sz w:val="28"/>
          <w:szCs w:val="22"/>
        </w:rPr>
      </w:pPr>
    </w:p>
    <w:p w14:paraId="7D42A73B" w14:textId="77777777" w:rsidR="00DD4C3B" w:rsidRPr="009F1EFC" w:rsidRDefault="00B728F7" w:rsidP="00DB2E11">
      <w:pPr>
        <w:wordWrap/>
        <w:spacing w:line="360" w:lineRule="auto"/>
        <w:jc w:val="left"/>
        <w:rPr>
          <w:rFonts w:ascii="Arial" w:hAnsi="Arial" w:cs="Arial"/>
          <w:b/>
          <w:sz w:val="28"/>
          <w:szCs w:val="22"/>
        </w:rPr>
      </w:pPr>
      <w:r w:rsidRPr="009F1EFC">
        <w:rPr>
          <w:rFonts w:ascii="Arial" w:hAnsi="Arial" w:cs="Arial"/>
          <w:b/>
          <w:sz w:val="28"/>
          <w:szCs w:val="22"/>
        </w:rPr>
        <w:t>Introduction</w:t>
      </w:r>
    </w:p>
    <w:p w14:paraId="01168D5B" w14:textId="77777777" w:rsidR="004F2800" w:rsidRPr="009F1EFC" w:rsidRDefault="004F2800" w:rsidP="05BF4C3A">
      <w:pPr>
        <w:wordWrap/>
        <w:spacing w:line="360" w:lineRule="auto"/>
        <w:jc w:val="left"/>
        <w:rPr>
          <w:rFonts w:ascii="Arial" w:hAnsi="Arial" w:cs="Arial"/>
          <w:sz w:val="22"/>
          <w:szCs w:val="22"/>
        </w:rPr>
      </w:pPr>
    </w:p>
    <w:p w14:paraId="5939868B" w14:textId="14A73C12" w:rsidR="00132B5E" w:rsidRPr="009F1EFC" w:rsidRDefault="3B0FDC12" w:rsidP="00DE6032">
      <w:pPr>
        <w:wordWrap/>
        <w:spacing w:line="360" w:lineRule="auto"/>
        <w:ind w:firstLine="720"/>
        <w:jc w:val="left"/>
        <w:rPr>
          <w:rFonts w:ascii="Arial" w:hAnsi="Arial" w:cs="Arial"/>
          <w:sz w:val="22"/>
          <w:szCs w:val="22"/>
        </w:rPr>
      </w:pPr>
      <w:r w:rsidRPr="05BF4C3A">
        <w:rPr>
          <w:rFonts w:ascii="Arial" w:hAnsi="Arial" w:cs="Arial"/>
          <w:sz w:val="22"/>
          <w:szCs w:val="22"/>
        </w:rPr>
        <w:t>Motor learning spans a wide variety of</w:t>
      </w:r>
      <w:r w:rsidR="1AF031F4" w:rsidRPr="05BF4C3A">
        <w:rPr>
          <w:rFonts w:ascii="Arial" w:hAnsi="Arial" w:cs="Arial"/>
          <w:sz w:val="22"/>
          <w:szCs w:val="22"/>
        </w:rPr>
        <w:t xml:space="preserve"> phenomena </w:t>
      </w:r>
      <w:r w:rsidR="245E5DFE" w:rsidRPr="05BF4C3A">
        <w:rPr>
          <w:rFonts w:ascii="Arial" w:hAnsi="Arial" w:cs="Arial"/>
          <w:sz w:val="22"/>
          <w:szCs w:val="22"/>
        </w:rPr>
        <w:t>featuring</w:t>
      </w:r>
      <w:r w:rsidRPr="05BF4C3A">
        <w:rPr>
          <w:rFonts w:ascii="Arial" w:hAnsi="Arial" w:cs="Arial"/>
          <w:sz w:val="22"/>
          <w:szCs w:val="22"/>
        </w:rPr>
        <w:t xml:space="preserve"> </w:t>
      </w:r>
      <w:r w:rsidR="22FAE88A" w:rsidRPr="05BF4C3A">
        <w:rPr>
          <w:rFonts w:ascii="Arial" w:hAnsi="Arial" w:cs="Arial"/>
          <w:sz w:val="22"/>
          <w:szCs w:val="22"/>
        </w:rPr>
        <w:t xml:space="preserve">experience-dependent changes </w:t>
      </w:r>
      <w:r w:rsidR="0BCAC040" w:rsidRPr="05BF4C3A">
        <w:rPr>
          <w:rFonts w:ascii="Arial" w:hAnsi="Arial" w:cs="Arial"/>
          <w:sz w:val="22"/>
          <w:szCs w:val="22"/>
        </w:rPr>
        <w:t>in motor behavior</w:t>
      </w:r>
      <w:r w:rsidR="572BCB5E" w:rsidRPr="05BF4C3A">
        <w:rPr>
          <w:rFonts w:ascii="Arial" w:hAnsi="Arial" w:cs="Arial"/>
          <w:sz w:val="22"/>
          <w:szCs w:val="22"/>
        </w:rPr>
        <w:t xml:space="preserve"> accompanied by</w:t>
      </w:r>
      <w:r w:rsidR="096FD535" w:rsidRPr="05BF4C3A">
        <w:rPr>
          <w:rFonts w:ascii="Arial" w:hAnsi="Arial" w:cs="Arial"/>
          <w:sz w:val="22"/>
          <w:szCs w:val="22"/>
        </w:rPr>
        <w:t xml:space="preserve"> </w:t>
      </w:r>
      <w:r w:rsidR="15253D04" w:rsidRPr="05BF4C3A">
        <w:rPr>
          <w:rFonts w:ascii="Arial" w:hAnsi="Arial" w:cs="Arial"/>
          <w:sz w:val="22"/>
          <w:szCs w:val="22"/>
        </w:rPr>
        <w:t xml:space="preserve">changes in </w:t>
      </w:r>
      <w:r w:rsidR="3C2DF071" w:rsidRPr="05BF4C3A">
        <w:rPr>
          <w:rFonts w:ascii="Arial" w:hAnsi="Arial" w:cs="Arial"/>
          <w:sz w:val="22"/>
          <w:szCs w:val="22"/>
        </w:rPr>
        <w:t>the activit</w:t>
      </w:r>
      <w:r w:rsidR="00330FA7">
        <w:rPr>
          <w:rFonts w:ascii="Arial" w:hAnsi="Arial" w:cs="Arial"/>
          <w:sz w:val="22"/>
          <w:szCs w:val="22"/>
        </w:rPr>
        <w:t>y</w:t>
      </w:r>
      <w:r w:rsidR="7D9F0668" w:rsidRPr="05BF4C3A">
        <w:rPr>
          <w:rFonts w:ascii="Arial" w:hAnsi="Arial" w:cs="Arial"/>
          <w:sz w:val="22"/>
          <w:szCs w:val="22"/>
        </w:rPr>
        <w:t xml:space="preserve"> of </w:t>
      </w:r>
      <w:r w:rsidR="638F9717" w:rsidRPr="05BF4C3A">
        <w:rPr>
          <w:rFonts w:ascii="Arial" w:hAnsi="Arial" w:cs="Arial"/>
          <w:sz w:val="22"/>
          <w:szCs w:val="22"/>
        </w:rPr>
        <w:t xml:space="preserve">the involved neural networks. </w:t>
      </w:r>
      <w:r w:rsidR="6AA27E63" w:rsidRPr="05BF4C3A">
        <w:rPr>
          <w:rFonts w:ascii="Arial" w:hAnsi="Arial" w:cs="Arial"/>
          <w:sz w:val="22"/>
          <w:szCs w:val="22"/>
        </w:rPr>
        <w:t xml:space="preserve">The existing literature has established </w:t>
      </w:r>
      <w:r w:rsidR="79B5B4E6" w:rsidRPr="05BF4C3A">
        <w:rPr>
          <w:rFonts w:ascii="Arial" w:hAnsi="Arial" w:cs="Arial"/>
          <w:sz w:val="22"/>
          <w:szCs w:val="22"/>
        </w:rPr>
        <w:t>that</w:t>
      </w:r>
      <w:r w:rsidR="66D34BBF" w:rsidRPr="05BF4C3A">
        <w:rPr>
          <w:rFonts w:ascii="Arial" w:hAnsi="Arial" w:cs="Arial"/>
          <w:sz w:val="22"/>
          <w:szCs w:val="22"/>
        </w:rPr>
        <w:t xml:space="preserve"> the cortico-striatal and cortico-cerebellar networks are distinctly responsible for </w:t>
      </w:r>
      <w:r w:rsidR="79B5B4E6" w:rsidRPr="05BF4C3A">
        <w:rPr>
          <w:rFonts w:ascii="Arial" w:hAnsi="Arial" w:cs="Arial"/>
          <w:sz w:val="22"/>
          <w:szCs w:val="22"/>
        </w:rPr>
        <w:t xml:space="preserve">different types of </w:t>
      </w:r>
      <w:r w:rsidR="00B64591">
        <w:rPr>
          <w:rFonts w:ascii="Arial" w:hAnsi="Arial" w:cs="Arial"/>
          <w:sz w:val="22"/>
          <w:szCs w:val="22"/>
        </w:rPr>
        <w:t xml:space="preserve">a </w:t>
      </w:r>
      <w:r w:rsidR="79B5B4E6" w:rsidRPr="05BF4C3A">
        <w:rPr>
          <w:rFonts w:ascii="Arial" w:hAnsi="Arial" w:cs="Arial"/>
          <w:sz w:val="22"/>
          <w:szCs w:val="22"/>
        </w:rPr>
        <w:t xml:space="preserve">motor task, </w:t>
      </w:r>
      <w:r w:rsidR="4142B814" w:rsidRPr="05BF4C3A">
        <w:rPr>
          <w:rFonts w:ascii="Arial" w:hAnsi="Arial" w:cs="Arial"/>
          <w:sz w:val="22"/>
          <w:szCs w:val="22"/>
        </w:rPr>
        <w:t xml:space="preserve">namely skill learning and adaptation </w:t>
      </w:r>
      <w:r w:rsidR="00E80975" w:rsidRPr="009F1EFC">
        <w:rPr>
          <w:rFonts w:ascii="Arial" w:hAnsi="Arial" w:cs="Arial"/>
          <w:sz w:val="22"/>
          <w:szCs w:val="22"/>
        </w:rPr>
        <w:fldChar w:fldCharType="begin">
          <w:fldData xml:space="preserve">PEVuZE5vdGU+PENpdGU+PEF1dGhvcj5Eb3lvbjwvQXV0aG9yPjxZZWFyPjIwMDM8L1llYXI+PFJl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==
</w:fldData>
        </w:fldChar>
      </w:r>
      <w:r w:rsidR="00C9582F" w:rsidRPr="00B053D4">
        <w:rPr>
          <w:rFonts w:ascii="Arial" w:hAnsi="Arial" w:cs="Arial"/>
          <w:sz w:val="22"/>
          <w:szCs w:val="22"/>
        </w:rPr>
        <w:instrText xml:space="preserve"> ADDIN EN.CITE </w:instrText>
      </w:r>
      <w:r w:rsidR="00C9582F" w:rsidRPr="00B053D4">
        <w:rPr>
          <w:rFonts w:ascii="Arial" w:hAnsi="Arial" w:cs="Arial"/>
          <w:sz w:val="22"/>
          <w:szCs w:val="22"/>
        </w:rPr>
        <w:fldChar w:fldCharType="begin">
          <w:fldData xml:space="preserve">PEVuZE5vdGU+PENpdGU+PEF1dGhvcj5Eb3lvbjwvQXV0aG9yPjxZZWFyPjIwMDM8L1llYXI+PFJl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==
</w:fldData>
        </w:fldChar>
      </w:r>
      <w:r w:rsidR="00C9582F" w:rsidRPr="00B053D4">
        <w:rPr>
          <w:rFonts w:ascii="Arial" w:hAnsi="Arial" w:cs="Arial"/>
          <w:sz w:val="22"/>
          <w:szCs w:val="22"/>
        </w:rPr>
        <w:instrText xml:space="preserve"> ADDIN EN.CITE.DATA </w:instrText>
      </w:r>
      <w:r w:rsidR="00C9582F" w:rsidRPr="00B053D4">
        <w:rPr>
          <w:rFonts w:ascii="Arial" w:hAnsi="Arial" w:cs="Arial"/>
          <w:sz w:val="22"/>
          <w:szCs w:val="22"/>
        </w:rPr>
      </w:r>
      <w:r w:rsidR="00C9582F" w:rsidRPr="00B053D4">
        <w:rPr>
          <w:rFonts w:ascii="Arial" w:hAnsi="Arial" w:cs="Arial"/>
          <w:sz w:val="22"/>
          <w:szCs w:val="22"/>
        </w:rPr>
        <w:fldChar w:fldCharType="end"/>
      </w:r>
      <w:r w:rsidR="00E80975" w:rsidRPr="009F1EFC">
        <w:rPr>
          <w:rFonts w:ascii="Arial" w:hAnsi="Arial" w:cs="Arial"/>
          <w:sz w:val="22"/>
          <w:szCs w:val="22"/>
        </w:rPr>
      </w:r>
      <w:r w:rsidR="00E80975" w:rsidRPr="009F1EFC">
        <w:rPr>
          <w:rFonts w:ascii="Arial" w:hAnsi="Arial" w:cs="Arial"/>
          <w:sz w:val="22"/>
          <w:szCs w:val="22"/>
        </w:rPr>
        <w:fldChar w:fldCharType="separate"/>
      </w:r>
      <w:r w:rsidR="00C9582F">
        <w:rPr>
          <w:rFonts w:ascii="Arial" w:hAnsi="Arial" w:cs="Arial"/>
          <w:noProof/>
          <w:sz w:val="22"/>
          <w:szCs w:val="22"/>
        </w:rPr>
        <w:t>(Doyon et al., 2003)</w:t>
      </w:r>
      <w:r w:rsidR="00E80975" w:rsidRPr="009F1EFC">
        <w:rPr>
          <w:rFonts w:ascii="Arial" w:hAnsi="Arial" w:cs="Arial"/>
          <w:sz w:val="22"/>
          <w:szCs w:val="22"/>
        </w:rPr>
        <w:fldChar w:fldCharType="end"/>
      </w:r>
      <w:r w:rsidR="0F56A5A0" w:rsidRPr="009F1EFC">
        <w:rPr>
          <w:rFonts w:ascii="Arial" w:hAnsi="Arial" w:cs="Arial"/>
          <w:sz w:val="22"/>
          <w:szCs w:val="22"/>
        </w:rPr>
        <w:t>,</w:t>
      </w:r>
      <w:r w:rsidR="00E93DE4" w:rsidRPr="009F1EFC">
        <w:rPr>
          <w:rFonts w:ascii="Arial" w:hAnsi="Arial" w:cs="Arial"/>
          <w:sz w:val="22"/>
          <w:szCs w:val="22"/>
        </w:rPr>
        <w:t xml:space="preserve"> </w:t>
      </w:r>
      <w:r w:rsidR="13601CA7" w:rsidRPr="009F1EFC">
        <w:rPr>
          <w:rFonts w:ascii="Arial" w:hAnsi="Arial" w:cs="Arial"/>
          <w:sz w:val="22"/>
          <w:szCs w:val="22"/>
        </w:rPr>
        <w:t xml:space="preserve">and has </w:t>
      </w:r>
      <w:r w:rsidR="2DE1D0E1" w:rsidRPr="009F1EFC">
        <w:rPr>
          <w:rFonts w:ascii="Arial" w:hAnsi="Arial" w:cs="Arial"/>
          <w:sz w:val="22"/>
          <w:szCs w:val="22"/>
        </w:rPr>
        <w:t>continuously suggested that activity changes in th</w:t>
      </w:r>
      <w:r w:rsidR="645851F4" w:rsidRPr="009F1EFC">
        <w:rPr>
          <w:rFonts w:ascii="Arial" w:hAnsi="Arial" w:cs="Arial"/>
          <w:sz w:val="22"/>
          <w:szCs w:val="22"/>
        </w:rPr>
        <w:t>e</w:t>
      </w:r>
      <w:r w:rsidR="52629532" w:rsidRPr="009F1EFC">
        <w:rPr>
          <w:rFonts w:ascii="Arial" w:hAnsi="Arial" w:cs="Arial"/>
          <w:sz w:val="22"/>
          <w:szCs w:val="22"/>
        </w:rPr>
        <w:t xml:space="preserve"> relevant</w:t>
      </w:r>
      <w:r w:rsidR="645851F4" w:rsidRPr="009F1EFC">
        <w:rPr>
          <w:rFonts w:ascii="Arial" w:hAnsi="Arial" w:cs="Arial"/>
          <w:sz w:val="22"/>
          <w:szCs w:val="22"/>
        </w:rPr>
        <w:t xml:space="preserve"> networks </w:t>
      </w:r>
      <w:r w:rsidR="5B0A76B6" w:rsidRPr="009F1EFC">
        <w:rPr>
          <w:rFonts w:ascii="Arial" w:hAnsi="Arial" w:cs="Arial"/>
          <w:sz w:val="22"/>
          <w:szCs w:val="22"/>
        </w:rPr>
        <w:t xml:space="preserve">indeed </w:t>
      </w:r>
      <w:r w:rsidR="30DC6FE9" w:rsidRPr="009F1EFC">
        <w:rPr>
          <w:rFonts w:ascii="Arial" w:hAnsi="Arial" w:cs="Arial"/>
          <w:sz w:val="22"/>
          <w:szCs w:val="22"/>
        </w:rPr>
        <w:t xml:space="preserve">reflect </w:t>
      </w:r>
      <w:r w:rsidR="37D12CA8" w:rsidRPr="009F1EFC">
        <w:rPr>
          <w:rFonts w:ascii="Arial" w:hAnsi="Arial" w:cs="Arial"/>
          <w:sz w:val="22"/>
          <w:szCs w:val="22"/>
        </w:rPr>
        <w:t>learning.</w:t>
      </w:r>
      <w:r w:rsidR="2DE1D0E1" w:rsidRPr="009F1EFC">
        <w:rPr>
          <w:rFonts w:ascii="Arial" w:hAnsi="Arial" w:cs="Arial"/>
          <w:sz w:val="22"/>
          <w:szCs w:val="22"/>
        </w:rPr>
        <w:t xml:space="preserve"> </w:t>
      </w:r>
      <w:r w:rsidR="5AF27446" w:rsidRPr="009F1EFC">
        <w:rPr>
          <w:rFonts w:ascii="Arial" w:hAnsi="Arial" w:cs="Arial"/>
          <w:sz w:val="22"/>
          <w:szCs w:val="22"/>
        </w:rPr>
        <w:t>For instance, s</w:t>
      </w:r>
      <w:r w:rsidR="00132B5E" w:rsidRPr="009F1EFC">
        <w:rPr>
          <w:rFonts w:ascii="Arial" w:hAnsi="Arial" w:cs="Arial"/>
          <w:sz w:val="22"/>
          <w:szCs w:val="22"/>
        </w:rPr>
        <w:t xml:space="preserve">tudies have shown </w:t>
      </w:r>
      <w:r w:rsidR="676D3302" w:rsidRPr="009F1EFC">
        <w:rPr>
          <w:rFonts w:ascii="Arial" w:hAnsi="Arial" w:cs="Arial"/>
          <w:sz w:val="22"/>
          <w:szCs w:val="22"/>
        </w:rPr>
        <w:t xml:space="preserve">that an increase in network activation </w:t>
      </w:r>
      <w:r w:rsidR="750D6E72" w:rsidRPr="009F1EFC">
        <w:rPr>
          <w:rFonts w:ascii="Arial" w:hAnsi="Arial" w:cs="Arial"/>
          <w:sz w:val="22"/>
          <w:szCs w:val="22"/>
        </w:rPr>
        <w:t xml:space="preserve">may indicate greater </w:t>
      </w:r>
      <w:r w:rsidR="00132B5E" w:rsidRPr="009F1EFC">
        <w:rPr>
          <w:rFonts w:ascii="Arial" w:hAnsi="Arial" w:cs="Arial"/>
          <w:sz w:val="22"/>
          <w:szCs w:val="22"/>
        </w:rPr>
        <w:t>neural recruitment for learned behaviors</w:t>
      </w:r>
      <w:r w:rsidR="108D284C" w:rsidRPr="009F1EFC">
        <w:rPr>
          <w:rFonts w:ascii="Arial" w:hAnsi="Arial" w:cs="Arial"/>
          <w:sz w:val="22"/>
          <w:szCs w:val="22"/>
        </w:rPr>
        <w:t>, while a decrease may result from</w:t>
      </w:r>
      <w:r w:rsidR="00132B5E" w:rsidRPr="009F1EFC">
        <w:rPr>
          <w:rFonts w:ascii="Arial" w:hAnsi="Arial" w:cs="Arial"/>
          <w:sz w:val="22"/>
          <w:szCs w:val="22"/>
        </w:rPr>
        <w:t xml:space="preserve"> higher neural efficiency</w:t>
      </w:r>
      <w:r w:rsidR="5987E8DE" w:rsidRPr="009F1EFC">
        <w:rPr>
          <w:rFonts w:ascii="Arial" w:hAnsi="Arial" w:cs="Arial"/>
          <w:sz w:val="22"/>
          <w:szCs w:val="22"/>
        </w:rPr>
        <w:t xml:space="preserve"> achieved </w:t>
      </w:r>
      <w:r w:rsidR="403DD0DD" w:rsidRPr="009F1EFC">
        <w:rPr>
          <w:rFonts w:ascii="Arial" w:hAnsi="Arial" w:cs="Arial"/>
          <w:sz w:val="22"/>
          <w:szCs w:val="22"/>
        </w:rPr>
        <w:t>by continued practice</w:t>
      </w:r>
      <w:r w:rsidR="00132B5E" w:rsidRPr="009F1EFC">
        <w:rPr>
          <w:rFonts w:ascii="Arial" w:hAnsi="Arial" w:cs="Arial"/>
          <w:sz w:val="22"/>
          <w:szCs w:val="22"/>
        </w:rPr>
        <w:t xml:space="preserve"> </w:t>
      </w:r>
      <w:r w:rsidR="00132B5E" w:rsidRPr="009F1EFC">
        <w:rPr>
          <w:rFonts w:ascii="Arial" w:hAnsi="Arial" w:cs="Arial"/>
          <w:sz w:val="22"/>
          <w:szCs w:val="22"/>
        </w:rPr>
        <w:fldChar w:fldCharType="begin">
          <w:fldData xml:space="preserve">PEVuZE5vdGU+PENpdGU+PEF1dGhvcj5EYXlhbjwvQXV0aG9yPjxZZWFyPjIwMTE8L1llYXI+PFJl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=
</w:fldData>
        </w:fldChar>
      </w:r>
      <w:r w:rsidR="00C9582F" w:rsidRPr="00B64591">
        <w:rPr>
          <w:rFonts w:ascii="Arial" w:hAnsi="Arial" w:cs="Arial"/>
          <w:sz w:val="22"/>
          <w:szCs w:val="22"/>
        </w:rPr>
        <w:instrText xml:space="preserve"> ADDIN EN.CITE </w:instrText>
      </w:r>
      <w:r w:rsidR="00C9582F" w:rsidRPr="00B64591">
        <w:rPr>
          <w:rFonts w:ascii="Arial" w:hAnsi="Arial" w:cs="Arial"/>
          <w:sz w:val="22"/>
          <w:szCs w:val="22"/>
        </w:rPr>
        <w:fldChar w:fldCharType="begin">
          <w:fldData xml:space="preserve">PEVuZE5vdGU+PENpdGU+PEF1dGhvcj5EYXlhbjwvQXV0aG9yPjxZZWFyPjIwMTE8L1llYXI+PFJl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=
</w:fldData>
        </w:fldChar>
      </w:r>
      <w:r w:rsidR="00C9582F" w:rsidRPr="00B64591">
        <w:rPr>
          <w:rFonts w:ascii="Arial" w:hAnsi="Arial" w:cs="Arial"/>
          <w:sz w:val="22"/>
          <w:szCs w:val="22"/>
        </w:rPr>
        <w:instrText xml:space="preserve"> ADDIN EN.CITE.DATA </w:instrText>
      </w:r>
      <w:r w:rsidR="00C9582F" w:rsidRPr="00B64591">
        <w:rPr>
          <w:rFonts w:ascii="Arial" w:hAnsi="Arial" w:cs="Arial"/>
          <w:sz w:val="22"/>
          <w:szCs w:val="22"/>
        </w:rPr>
      </w:r>
      <w:r w:rsidR="00C9582F" w:rsidRPr="00B64591">
        <w:rPr>
          <w:rFonts w:ascii="Arial" w:hAnsi="Arial" w:cs="Arial"/>
          <w:sz w:val="22"/>
          <w:szCs w:val="22"/>
        </w:rPr>
        <w:fldChar w:fldCharType="end"/>
      </w:r>
      <w:r w:rsidR="00132B5E" w:rsidRPr="009F1EFC">
        <w:rPr>
          <w:rFonts w:ascii="Arial" w:hAnsi="Arial" w:cs="Arial"/>
          <w:sz w:val="22"/>
          <w:szCs w:val="22"/>
        </w:rPr>
      </w:r>
      <w:r w:rsidR="00132B5E" w:rsidRPr="009F1EFC">
        <w:rPr>
          <w:rFonts w:ascii="Arial" w:hAnsi="Arial" w:cs="Arial"/>
          <w:sz w:val="22"/>
          <w:szCs w:val="22"/>
        </w:rPr>
        <w:fldChar w:fldCharType="separate"/>
      </w:r>
      <w:r w:rsidR="00C9582F">
        <w:rPr>
          <w:rFonts w:ascii="Arial" w:hAnsi="Arial" w:cs="Arial"/>
          <w:noProof/>
          <w:sz w:val="22"/>
          <w:szCs w:val="22"/>
        </w:rPr>
        <w:t>(Steele and Penhune, 2010; Dayan and Cohen, 2011)</w:t>
      </w:r>
      <w:r w:rsidR="00132B5E" w:rsidRPr="009F1EFC">
        <w:rPr>
          <w:rFonts w:ascii="Arial" w:hAnsi="Arial" w:cs="Arial"/>
          <w:sz w:val="22"/>
          <w:szCs w:val="22"/>
        </w:rPr>
        <w:fldChar w:fldCharType="end"/>
      </w:r>
      <w:r w:rsidR="00132B5E" w:rsidRPr="009F1EFC">
        <w:rPr>
          <w:rFonts w:ascii="Arial" w:hAnsi="Arial" w:cs="Arial"/>
          <w:sz w:val="22"/>
          <w:szCs w:val="22"/>
        </w:rPr>
        <w:t xml:space="preserve">. </w:t>
      </w:r>
      <w:r w:rsidR="0049133B">
        <w:rPr>
          <w:rFonts w:ascii="Arial" w:hAnsi="Arial" w:cs="Arial"/>
          <w:sz w:val="22"/>
          <w:szCs w:val="22"/>
        </w:rPr>
        <w:t>Moreover</w:t>
      </w:r>
      <w:r w:rsidR="00B36433">
        <w:rPr>
          <w:rFonts w:ascii="Arial" w:hAnsi="Arial" w:cs="Arial"/>
          <w:sz w:val="22"/>
          <w:szCs w:val="22"/>
        </w:rPr>
        <w:t>, f</w:t>
      </w:r>
      <w:r w:rsidR="00132B5E" w:rsidRPr="009F1EFC">
        <w:rPr>
          <w:rFonts w:ascii="Arial" w:hAnsi="Arial" w:cs="Arial"/>
          <w:sz w:val="22"/>
          <w:szCs w:val="22"/>
        </w:rPr>
        <w:t xml:space="preserve">ew model-based fMRI studies </w:t>
      </w:r>
      <w:r w:rsidR="2206E92A" w:rsidRPr="009F1EFC">
        <w:rPr>
          <w:rFonts w:ascii="Arial" w:hAnsi="Arial" w:cs="Arial"/>
          <w:sz w:val="22"/>
          <w:szCs w:val="22"/>
        </w:rPr>
        <w:t xml:space="preserve">have </w:t>
      </w:r>
      <w:r w:rsidR="00132B5E" w:rsidRPr="009F1EFC">
        <w:rPr>
          <w:rFonts w:ascii="Arial" w:hAnsi="Arial" w:cs="Arial"/>
          <w:sz w:val="22"/>
          <w:szCs w:val="22"/>
        </w:rPr>
        <w:t xml:space="preserve">suggested </w:t>
      </w:r>
      <w:r w:rsidR="0932FF40" w:rsidRPr="009F1EFC">
        <w:rPr>
          <w:rFonts w:ascii="Arial" w:hAnsi="Arial" w:cs="Arial"/>
          <w:sz w:val="22"/>
          <w:szCs w:val="22"/>
        </w:rPr>
        <w:t xml:space="preserve">that </w:t>
      </w:r>
      <w:r w:rsidR="00132B5E" w:rsidRPr="009F1EFC">
        <w:rPr>
          <w:rFonts w:ascii="Arial" w:hAnsi="Arial" w:cs="Arial"/>
          <w:sz w:val="22"/>
          <w:szCs w:val="22"/>
        </w:rPr>
        <w:t xml:space="preserve">dynamic activity changes might reflect </w:t>
      </w:r>
      <w:r w:rsidR="5CABC088" w:rsidRPr="009F1EFC">
        <w:rPr>
          <w:rFonts w:ascii="Arial" w:hAnsi="Arial" w:cs="Arial"/>
          <w:sz w:val="22"/>
          <w:szCs w:val="22"/>
        </w:rPr>
        <w:t>the presence</w:t>
      </w:r>
      <w:r w:rsidR="00132B5E" w:rsidRPr="009F1EFC">
        <w:rPr>
          <w:rFonts w:ascii="Arial" w:hAnsi="Arial" w:cs="Arial"/>
          <w:sz w:val="22"/>
          <w:szCs w:val="22"/>
        </w:rPr>
        <w:t xml:space="preserve"> of moto</w:t>
      </w:r>
      <w:r w:rsidR="00E10A88" w:rsidRPr="009F1EFC">
        <w:rPr>
          <w:rFonts w:ascii="Arial" w:hAnsi="Arial" w:cs="Arial"/>
          <w:sz w:val="22"/>
          <w:szCs w:val="22"/>
        </w:rPr>
        <w:t xml:space="preserve">r </w:t>
      </w:r>
      <w:r w:rsidR="00132B5E" w:rsidRPr="009F1EFC">
        <w:rPr>
          <w:rFonts w:ascii="Arial" w:hAnsi="Arial" w:cs="Arial"/>
          <w:sz w:val="22"/>
          <w:szCs w:val="22"/>
        </w:rPr>
        <w:t xml:space="preserve">memory with multiple time scales, distinctly involved in </w:t>
      </w:r>
      <w:r w:rsidR="53BB2CFB" w:rsidRPr="009F1EFC">
        <w:rPr>
          <w:rFonts w:ascii="Arial" w:hAnsi="Arial" w:cs="Arial"/>
          <w:sz w:val="22"/>
          <w:szCs w:val="22"/>
        </w:rPr>
        <w:t>different</w:t>
      </w:r>
      <w:r w:rsidR="00132B5E" w:rsidRPr="009F1EFC">
        <w:rPr>
          <w:rFonts w:ascii="Arial" w:hAnsi="Arial" w:cs="Arial"/>
          <w:sz w:val="22"/>
          <w:szCs w:val="22"/>
        </w:rPr>
        <w:t xml:space="preserve"> stage</w:t>
      </w:r>
      <w:r w:rsidR="36E281E2" w:rsidRPr="009F1EFC">
        <w:rPr>
          <w:rFonts w:ascii="Arial" w:hAnsi="Arial" w:cs="Arial"/>
          <w:sz w:val="22"/>
          <w:szCs w:val="22"/>
        </w:rPr>
        <w:t>s</w:t>
      </w:r>
      <w:r w:rsidR="00132B5E" w:rsidRPr="009F1EFC">
        <w:rPr>
          <w:rFonts w:ascii="Arial" w:hAnsi="Arial" w:cs="Arial"/>
          <w:sz w:val="22"/>
          <w:szCs w:val="22"/>
        </w:rPr>
        <w:t xml:space="preserve"> of learning </w:t>
      </w:r>
      <w:r w:rsidR="00132B5E" w:rsidRPr="009F1EFC">
        <w:rPr>
          <w:rFonts w:ascii="Arial" w:hAnsi="Arial" w:cs="Arial"/>
          <w:sz w:val="22"/>
          <w:szCs w:val="22"/>
        </w:rPr>
        <w:fldChar w:fldCharType="begin">
          <w:fldData xml:space="preserve">PEVuZE5vdGU+PENpdGU+PEF1dGhvcj5LaW08L0F1dGhvcj48WWVhcj4yMDE1PC9ZZWFyPjxSZWNO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</w:fldData>
        </w:fldChar>
      </w:r>
      <w:r w:rsidR="00C9582F" w:rsidRPr="00B053D4">
        <w:rPr>
          <w:rFonts w:ascii="Arial" w:hAnsi="Arial" w:cs="Arial"/>
          <w:sz w:val="22"/>
          <w:szCs w:val="22"/>
        </w:rPr>
        <w:instrText xml:space="preserve"> ADDIN EN.CITE </w:instrText>
      </w:r>
      <w:r w:rsidR="00C9582F" w:rsidRPr="00B053D4">
        <w:rPr>
          <w:rFonts w:ascii="Arial" w:hAnsi="Arial" w:cs="Arial"/>
          <w:sz w:val="22"/>
          <w:szCs w:val="22"/>
        </w:rPr>
        <w:fldChar w:fldCharType="begin">
          <w:fldData xml:space="preserve">PEVuZE5vdGU+PENpdGU+PEF1dGhvcj5LaW08L0F1dGhvcj48WWVhcj4yMDE1PC9ZZWFyPjxSZWNO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</w:fldData>
        </w:fldChar>
      </w:r>
      <w:r w:rsidR="00C9582F" w:rsidRPr="00B053D4">
        <w:rPr>
          <w:rFonts w:ascii="Arial" w:hAnsi="Arial" w:cs="Arial"/>
          <w:sz w:val="22"/>
          <w:szCs w:val="22"/>
        </w:rPr>
        <w:instrText xml:space="preserve"> ADDIN EN.CITE.DATA </w:instrText>
      </w:r>
      <w:r w:rsidR="00C9582F" w:rsidRPr="00B053D4">
        <w:rPr>
          <w:rFonts w:ascii="Arial" w:hAnsi="Arial" w:cs="Arial"/>
          <w:sz w:val="22"/>
          <w:szCs w:val="22"/>
        </w:rPr>
      </w:r>
      <w:r w:rsidR="00C9582F" w:rsidRPr="00B053D4">
        <w:rPr>
          <w:rFonts w:ascii="Arial" w:hAnsi="Arial" w:cs="Arial"/>
          <w:sz w:val="22"/>
          <w:szCs w:val="22"/>
        </w:rPr>
        <w:fldChar w:fldCharType="end"/>
      </w:r>
      <w:r w:rsidR="00132B5E" w:rsidRPr="009F1EFC">
        <w:rPr>
          <w:rFonts w:ascii="Arial" w:hAnsi="Arial" w:cs="Arial"/>
          <w:sz w:val="22"/>
          <w:szCs w:val="22"/>
        </w:rPr>
      </w:r>
      <w:r w:rsidR="00132B5E" w:rsidRPr="009F1EFC">
        <w:rPr>
          <w:rFonts w:ascii="Arial" w:hAnsi="Arial" w:cs="Arial"/>
          <w:sz w:val="22"/>
          <w:szCs w:val="22"/>
        </w:rPr>
        <w:fldChar w:fldCharType="separate"/>
      </w:r>
      <w:r w:rsidR="00C9582F">
        <w:rPr>
          <w:rFonts w:ascii="Arial" w:hAnsi="Arial" w:cs="Arial"/>
          <w:noProof/>
          <w:sz w:val="22"/>
          <w:szCs w:val="22"/>
        </w:rPr>
        <w:t>(Imamizu et al., 2000; Kim et al., 2015)</w:t>
      </w:r>
      <w:r w:rsidR="00132B5E" w:rsidRPr="009F1EFC">
        <w:rPr>
          <w:rFonts w:ascii="Arial" w:hAnsi="Arial" w:cs="Arial"/>
          <w:sz w:val="22"/>
          <w:szCs w:val="22"/>
        </w:rPr>
        <w:fldChar w:fldCharType="end"/>
      </w:r>
      <w:r w:rsidR="00132B5E" w:rsidRPr="009F1EFC">
        <w:rPr>
          <w:rFonts w:ascii="Arial" w:hAnsi="Arial" w:cs="Arial"/>
          <w:sz w:val="22"/>
          <w:szCs w:val="22"/>
        </w:rPr>
        <w:t xml:space="preserve">. </w:t>
      </w:r>
      <w:r w:rsidR="08DCF313" w:rsidRPr="009F1EFC">
        <w:rPr>
          <w:rFonts w:ascii="Arial" w:hAnsi="Arial" w:cs="Arial"/>
          <w:sz w:val="22"/>
          <w:szCs w:val="22"/>
        </w:rPr>
        <w:t>R</w:t>
      </w:r>
      <w:r w:rsidR="00132B5E" w:rsidRPr="009F1EFC">
        <w:rPr>
          <w:rFonts w:ascii="Arial" w:hAnsi="Arial" w:cs="Arial"/>
          <w:sz w:val="22"/>
          <w:szCs w:val="22"/>
        </w:rPr>
        <w:t xml:space="preserve">ecent approaches using multivariate </w:t>
      </w:r>
      <w:r w:rsidR="00132B5E" w:rsidRPr="009F1EFC">
        <w:rPr>
          <w:rFonts w:ascii="Arial" w:hAnsi="Arial" w:cs="Arial"/>
          <w:sz w:val="22"/>
          <w:szCs w:val="22"/>
        </w:rPr>
        <w:fldChar w:fldCharType="begin">
          <w:fldData xml:space="preserve">PEVuZE5vdGU+PENpdGU+PEF1dGhvcj5XaWVzdGxlcjwvQXV0aG9yPjxZZWFyPjIwMTM8L1llYXI+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</w:fldData>
        </w:fldChar>
      </w:r>
      <w:r w:rsidR="00C9582F" w:rsidRPr="00CA173C">
        <w:rPr>
          <w:rFonts w:ascii="Arial" w:hAnsi="Arial" w:cs="Arial"/>
          <w:sz w:val="22"/>
          <w:szCs w:val="22"/>
        </w:rPr>
        <w:instrText xml:space="preserve"> ADDIN EN.CITE </w:instrText>
      </w:r>
      <w:r w:rsidR="00C9582F" w:rsidRPr="00CA173C">
        <w:rPr>
          <w:rFonts w:ascii="Arial" w:hAnsi="Arial" w:cs="Arial"/>
          <w:sz w:val="22"/>
          <w:szCs w:val="22"/>
        </w:rPr>
        <w:fldChar w:fldCharType="begin">
          <w:fldData xml:space="preserve">PEVuZE5vdGU+PENpdGU+PEF1dGhvcj5XaWVzdGxlcjwvQXV0aG9yPjxZZWFyPjIwMTM8L1llYXI+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</w:fldData>
        </w:fldChar>
      </w:r>
      <w:r w:rsidR="00C9582F" w:rsidRPr="00CA173C">
        <w:rPr>
          <w:rFonts w:ascii="Arial" w:hAnsi="Arial" w:cs="Arial"/>
          <w:sz w:val="22"/>
          <w:szCs w:val="22"/>
        </w:rPr>
        <w:instrText xml:space="preserve"> ADDIN EN.CITE.DATA </w:instrText>
      </w:r>
      <w:r w:rsidR="00C9582F" w:rsidRPr="00CA173C">
        <w:rPr>
          <w:rFonts w:ascii="Arial" w:hAnsi="Arial" w:cs="Arial"/>
          <w:sz w:val="22"/>
          <w:szCs w:val="22"/>
        </w:rPr>
      </w:r>
      <w:r w:rsidR="00C9582F" w:rsidRPr="00CA173C">
        <w:rPr>
          <w:rFonts w:ascii="Arial" w:hAnsi="Arial" w:cs="Arial"/>
          <w:sz w:val="22"/>
          <w:szCs w:val="22"/>
        </w:rPr>
        <w:fldChar w:fldCharType="end"/>
      </w:r>
      <w:r w:rsidR="00132B5E" w:rsidRPr="009F1EFC">
        <w:rPr>
          <w:rFonts w:ascii="Arial" w:hAnsi="Arial" w:cs="Arial"/>
          <w:sz w:val="22"/>
          <w:szCs w:val="22"/>
        </w:rPr>
      </w:r>
      <w:r w:rsidR="00132B5E" w:rsidRPr="009F1EFC">
        <w:rPr>
          <w:rFonts w:ascii="Arial" w:hAnsi="Arial" w:cs="Arial"/>
          <w:sz w:val="22"/>
          <w:szCs w:val="22"/>
        </w:rPr>
        <w:fldChar w:fldCharType="separate"/>
      </w:r>
      <w:r w:rsidR="00C9582F">
        <w:rPr>
          <w:rFonts w:ascii="Arial" w:hAnsi="Arial" w:cs="Arial"/>
          <w:noProof/>
          <w:sz w:val="22"/>
          <w:szCs w:val="22"/>
        </w:rPr>
        <w:t>(Wiestler and Diedrichsen, 2013; Kim et al., 2015)</w:t>
      </w:r>
      <w:r w:rsidR="00132B5E" w:rsidRPr="009F1EFC">
        <w:rPr>
          <w:rFonts w:ascii="Arial" w:hAnsi="Arial" w:cs="Arial"/>
          <w:sz w:val="22"/>
          <w:szCs w:val="22"/>
        </w:rPr>
        <w:fldChar w:fldCharType="end"/>
      </w:r>
      <w:r w:rsidR="00132B5E" w:rsidRPr="009F1EFC">
        <w:rPr>
          <w:rFonts w:ascii="Arial" w:hAnsi="Arial" w:cs="Arial"/>
          <w:sz w:val="22"/>
          <w:szCs w:val="22"/>
        </w:rPr>
        <w:t xml:space="preserve"> and functional connectivity analysis </w:t>
      </w:r>
      <w:r w:rsidR="00132B5E" w:rsidRPr="009F1EFC">
        <w:rPr>
          <w:rFonts w:ascii="Arial" w:hAnsi="Arial" w:cs="Arial"/>
          <w:sz w:val="22"/>
          <w:szCs w:val="22"/>
        </w:rPr>
        <w:fldChar w:fldCharType="begin">
          <w:fldData xml:space="preserve">PEVuZE5vdGU+PENpdGU+PEF1dGhvcj5CYXNzZXR0PC9BdXRob3I+PFllYXI+MjAxNTwvWWVhcj48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</w:fldData>
        </w:fldChar>
      </w:r>
      <w:r w:rsidR="00C9582F">
        <w:rPr>
          <w:rFonts w:ascii="Arial" w:hAnsi="Arial" w:cs="Arial"/>
          <w:sz w:val="22"/>
          <w:szCs w:val="22"/>
        </w:rPr>
        <w:instrText xml:space="preserve"> ADDIN EN.CITE </w:instrText>
      </w:r>
      <w:r w:rsidR="00C9582F">
        <w:rPr>
          <w:rFonts w:ascii="Arial" w:hAnsi="Arial" w:cs="Arial"/>
          <w:sz w:val="22"/>
          <w:szCs w:val="22"/>
        </w:rPr>
        <w:fldChar w:fldCharType="begin">
          <w:fldData xml:space="preserve">PEVuZE5vdGU+PENpdGU+PEF1dGhvcj5CYXNzZXR0PC9BdXRob3I+PFllYXI+MjAxNTwvWWVhcj48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</w:fldData>
        </w:fldChar>
      </w:r>
      <w:r w:rsidR="00C9582F">
        <w:rPr>
          <w:rFonts w:ascii="Arial" w:hAnsi="Arial" w:cs="Arial"/>
          <w:sz w:val="22"/>
          <w:szCs w:val="22"/>
        </w:rPr>
        <w:instrText xml:space="preserve"> ADDIN EN.CITE.DATA </w:instrText>
      </w:r>
      <w:r w:rsidR="00C9582F">
        <w:rPr>
          <w:rFonts w:ascii="Arial" w:hAnsi="Arial" w:cs="Arial"/>
          <w:sz w:val="22"/>
          <w:szCs w:val="22"/>
        </w:rPr>
      </w:r>
      <w:r w:rsidR="00C9582F">
        <w:rPr>
          <w:rFonts w:ascii="Arial" w:hAnsi="Arial" w:cs="Arial"/>
          <w:sz w:val="22"/>
          <w:szCs w:val="22"/>
        </w:rPr>
        <w:fldChar w:fldCharType="end"/>
      </w:r>
      <w:r w:rsidR="00132B5E" w:rsidRPr="009F1EFC">
        <w:rPr>
          <w:rFonts w:ascii="Arial" w:hAnsi="Arial" w:cs="Arial"/>
          <w:sz w:val="22"/>
          <w:szCs w:val="22"/>
        </w:rPr>
      </w:r>
      <w:r w:rsidR="00132B5E" w:rsidRPr="009F1EFC">
        <w:rPr>
          <w:rFonts w:ascii="Arial" w:hAnsi="Arial" w:cs="Arial"/>
          <w:sz w:val="22"/>
          <w:szCs w:val="22"/>
        </w:rPr>
        <w:fldChar w:fldCharType="separate"/>
      </w:r>
      <w:r w:rsidR="00C9582F">
        <w:rPr>
          <w:rFonts w:ascii="Arial" w:hAnsi="Arial" w:cs="Arial"/>
          <w:noProof/>
          <w:sz w:val="22"/>
          <w:szCs w:val="22"/>
        </w:rPr>
        <w:t>(Bassett et al., 2015)</w:t>
      </w:r>
      <w:r w:rsidR="00132B5E" w:rsidRPr="009F1EFC">
        <w:rPr>
          <w:rFonts w:ascii="Arial" w:hAnsi="Arial" w:cs="Arial"/>
          <w:sz w:val="22"/>
          <w:szCs w:val="22"/>
        </w:rPr>
        <w:fldChar w:fldCharType="end"/>
      </w:r>
      <w:r w:rsidR="00132B5E" w:rsidRPr="009F1EFC">
        <w:rPr>
          <w:rFonts w:ascii="Arial" w:hAnsi="Arial" w:cs="Arial"/>
          <w:sz w:val="22"/>
          <w:szCs w:val="22"/>
        </w:rPr>
        <w:t xml:space="preserve"> have </w:t>
      </w:r>
      <w:r w:rsidR="0D7F8DFF" w:rsidRPr="009F1EFC">
        <w:rPr>
          <w:rFonts w:ascii="Arial" w:hAnsi="Arial" w:cs="Arial"/>
          <w:sz w:val="22"/>
          <w:szCs w:val="22"/>
        </w:rPr>
        <w:t>further extended the</w:t>
      </w:r>
      <w:r w:rsidR="00132B5E" w:rsidRPr="009F1EFC">
        <w:rPr>
          <w:rFonts w:ascii="Arial" w:hAnsi="Arial" w:cs="Arial"/>
          <w:sz w:val="22"/>
          <w:szCs w:val="22"/>
        </w:rPr>
        <w:t xml:space="preserve"> perspective </w:t>
      </w:r>
      <w:r w:rsidR="20B1117F" w:rsidRPr="009F1EFC">
        <w:rPr>
          <w:rFonts w:ascii="Arial" w:hAnsi="Arial" w:cs="Arial"/>
          <w:sz w:val="22"/>
          <w:szCs w:val="22"/>
        </w:rPr>
        <w:t>that</w:t>
      </w:r>
      <w:r w:rsidR="00132B5E" w:rsidRPr="009F1EFC">
        <w:rPr>
          <w:rFonts w:ascii="Arial" w:hAnsi="Arial" w:cs="Arial"/>
          <w:sz w:val="22"/>
          <w:szCs w:val="22"/>
        </w:rPr>
        <w:t xml:space="preserve"> motor learning </w:t>
      </w:r>
      <w:r w:rsidR="3165644B" w:rsidRPr="009F1EFC">
        <w:rPr>
          <w:rFonts w:ascii="Arial" w:hAnsi="Arial" w:cs="Arial"/>
          <w:sz w:val="22"/>
          <w:szCs w:val="22"/>
        </w:rPr>
        <w:t>entails</w:t>
      </w:r>
      <w:r w:rsidR="00132B5E" w:rsidRPr="009F1EFC">
        <w:rPr>
          <w:rFonts w:ascii="Arial" w:hAnsi="Arial" w:cs="Arial"/>
          <w:sz w:val="22"/>
          <w:szCs w:val="22"/>
        </w:rPr>
        <w:t xml:space="preserve"> large-scale functional reorganization. </w:t>
      </w:r>
    </w:p>
    <w:p w14:paraId="0EEB5BF7" w14:textId="3334EFFD" w:rsidR="00E80975" w:rsidRPr="009F1EFC" w:rsidRDefault="27222A8F" w:rsidP="00DE6032">
      <w:pPr>
        <w:wordWrap/>
        <w:spacing w:line="360" w:lineRule="auto"/>
        <w:ind w:firstLine="720"/>
        <w:jc w:val="left"/>
        <w:rPr>
          <w:rFonts w:ascii="Arial" w:hAnsi="Arial" w:cs="Arial"/>
          <w:sz w:val="22"/>
          <w:szCs w:val="22"/>
        </w:rPr>
      </w:pPr>
      <w:r w:rsidRPr="009F1EFC">
        <w:rPr>
          <w:rFonts w:ascii="Arial" w:hAnsi="Arial" w:cs="Arial"/>
          <w:sz w:val="22"/>
          <w:szCs w:val="22"/>
        </w:rPr>
        <w:t>A</w:t>
      </w:r>
      <w:r w:rsidR="00E93DE4" w:rsidRPr="009F1EFC">
        <w:rPr>
          <w:rFonts w:ascii="Arial" w:hAnsi="Arial" w:cs="Arial"/>
          <w:sz w:val="22"/>
          <w:szCs w:val="22"/>
        </w:rPr>
        <w:t xml:space="preserve">lthough </w:t>
      </w:r>
      <w:r w:rsidR="6FF3328D" w:rsidRPr="009F1EFC">
        <w:rPr>
          <w:rFonts w:ascii="Arial" w:hAnsi="Arial" w:cs="Arial"/>
          <w:sz w:val="22"/>
          <w:szCs w:val="22"/>
        </w:rPr>
        <w:t xml:space="preserve">these studies have elucidated many </w:t>
      </w:r>
      <w:r w:rsidR="00B053D4">
        <w:rPr>
          <w:rFonts w:ascii="Arial" w:hAnsi="Arial" w:cs="Arial"/>
          <w:sz w:val="22"/>
          <w:szCs w:val="22"/>
        </w:rPr>
        <w:t>essential</w:t>
      </w:r>
      <w:r w:rsidR="00BD5F17" w:rsidRPr="009F1EFC">
        <w:rPr>
          <w:rFonts w:ascii="Arial" w:hAnsi="Arial" w:cs="Arial"/>
          <w:sz w:val="22"/>
          <w:szCs w:val="22"/>
        </w:rPr>
        <w:t xml:space="preserve"> </w:t>
      </w:r>
      <w:r w:rsidR="6FF3328D" w:rsidRPr="009F1EFC">
        <w:rPr>
          <w:rFonts w:ascii="Arial" w:hAnsi="Arial" w:cs="Arial"/>
          <w:sz w:val="22"/>
          <w:szCs w:val="22"/>
        </w:rPr>
        <w:t>aspects of the neural representation of motor learning, they</w:t>
      </w:r>
      <w:r w:rsidR="5D8CFFAA" w:rsidRPr="009F1EFC">
        <w:rPr>
          <w:rFonts w:ascii="Arial" w:hAnsi="Arial" w:cs="Arial"/>
          <w:sz w:val="22"/>
          <w:szCs w:val="22"/>
        </w:rPr>
        <w:t xml:space="preserve"> have often employed </w:t>
      </w:r>
      <w:r w:rsidR="27E8BF54" w:rsidRPr="009F1EFC">
        <w:rPr>
          <w:rFonts w:ascii="Arial" w:hAnsi="Arial" w:cs="Arial"/>
          <w:sz w:val="22"/>
          <w:szCs w:val="22"/>
        </w:rPr>
        <w:t>well-learned motor tasks such as reaching and finger tapping</w:t>
      </w:r>
      <w:r w:rsidR="00CA173C">
        <w:rPr>
          <w:rFonts w:ascii="Arial" w:hAnsi="Arial" w:cs="Arial"/>
          <w:sz w:val="22"/>
          <w:szCs w:val="22"/>
        </w:rPr>
        <w:t>,</w:t>
      </w:r>
      <w:r w:rsidR="790D6447" w:rsidRPr="009F1EFC">
        <w:rPr>
          <w:rFonts w:ascii="Arial" w:hAnsi="Arial" w:cs="Arial"/>
          <w:sz w:val="22"/>
          <w:szCs w:val="22"/>
        </w:rPr>
        <w:t xml:space="preserve"> which do not require </w:t>
      </w:r>
      <w:r w:rsidR="0C28DEE6" w:rsidRPr="009F1EFC">
        <w:rPr>
          <w:rFonts w:ascii="Arial" w:hAnsi="Arial" w:cs="Arial"/>
          <w:sz w:val="22"/>
          <w:szCs w:val="22"/>
        </w:rPr>
        <w:t>explicit action selection to learn a novel arbitrary relationship between actions and outcomes</w:t>
      </w:r>
      <w:r w:rsidR="36C3BFDB" w:rsidRPr="009F1EFC">
        <w:rPr>
          <w:rFonts w:ascii="Arial" w:hAnsi="Arial" w:cs="Arial"/>
          <w:sz w:val="22"/>
          <w:szCs w:val="22"/>
        </w:rPr>
        <w:t>.</w:t>
      </w:r>
      <w:r w:rsidR="5E6757AE" w:rsidRPr="009F1EFC">
        <w:rPr>
          <w:rFonts w:ascii="Arial" w:hAnsi="Arial" w:cs="Arial"/>
          <w:sz w:val="22"/>
          <w:szCs w:val="22"/>
        </w:rPr>
        <w:t xml:space="preserve"> </w:t>
      </w:r>
      <w:r w:rsidR="6630AD38" w:rsidRPr="009F1EFC">
        <w:rPr>
          <w:rFonts w:ascii="Arial" w:hAnsi="Arial" w:cs="Arial"/>
          <w:sz w:val="22"/>
          <w:szCs w:val="22"/>
        </w:rPr>
        <w:t xml:space="preserve">Thus, they </w:t>
      </w:r>
      <w:r w:rsidR="5E6757AE" w:rsidRPr="009F1EFC">
        <w:rPr>
          <w:rFonts w:ascii="Arial" w:hAnsi="Arial" w:cs="Arial"/>
          <w:sz w:val="22"/>
          <w:szCs w:val="22"/>
        </w:rPr>
        <w:t>may</w:t>
      </w:r>
      <w:r w:rsidR="28BE1E05" w:rsidRPr="009F1EFC">
        <w:rPr>
          <w:rFonts w:ascii="Arial" w:hAnsi="Arial" w:cs="Arial"/>
          <w:sz w:val="22"/>
          <w:szCs w:val="22"/>
        </w:rPr>
        <w:t xml:space="preserve"> only</w:t>
      </w:r>
      <w:r w:rsidR="5E6757AE" w:rsidRPr="009F1EFC">
        <w:rPr>
          <w:rFonts w:ascii="Arial" w:hAnsi="Arial" w:cs="Arial"/>
          <w:sz w:val="22"/>
          <w:szCs w:val="22"/>
        </w:rPr>
        <w:t xml:space="preserve"> provide limited insights regarding</w:t>
      </w:r>
      <w:r w:rsidR="6FF3328D" w:rsidRPr="009F1EFC">
        <w:rPr>
          <w:rFonts w:ascii="Arial" w:hAnsi="Arial" w:cs="Arial"/>
          <w:sz w:val="22"/>
          <w:szCs w:val="22"/>
        </w:rPr>
        <w:t xml:space="preserve"> </w:t>
      </w:r>
      <w:r w:rsidR="1AA00D00" w:rsidRPr="009F1EFC">
        <w:rPr>
          <w:rFonts w:ascii="Arial" w:hAnsi="Arial" w:cs="Arial"/>
          <w:sz w:val="22"/>
          <w:szCs w:val="22"/>
        </w:rPr>
        <w:t xml:space="preserve">complex </w:t>
      </w:r>
      <w:r w:rsidR="1AA00D00" w:rsidRPr="05BF4C3A">
        <w:rPr>
          <w:rFonts w:ascii="Arial" w:hAnsi="Arial" w:cs="Arial"/>
          <w:i/>
          <w:iCs/>
          <w:sz w:val="22"/>
          <w:szCs w:val="22"/>
        </w:rPr>
        <w:t>de novo</w:t>
      </w:r>
      <w:r w:rsidR="1AA00D00" w:rsidRPr="009F1EFC">
        <w:rPr>
          <w:rFonts w:ascii="Arial" w:hAnsi="Arial" w:cs="Arial"/>
          <w:sz w:val="22"/>
          <w:szCs w:val="22"/>
        </w:rPr>
        <w:t xml:space="preserve"> </w:t>
      </w:r>
      <w:r w:rsidR="00E93DE4" w:rsidRPr="009F1EFC">
        <w:rPr>
          <w:rFonts w:ascii="Arial" w:hAnsi="Arial" w:cs="Arial"/>
          <w:sz w:val="22"/>
          <w:szCs w:val="22"/>
        </w:rPr>
        <w:t xml:space="preserve">motor </w:t>
      </w:r>
      <w:r w:rsidR="222E8700" w:rsidRPr="009F1EFC">
        <w:rPr>
          <w:rFonts w:ascii="Arial" w:hAnsi="Arial" w:cs="Arial"/>
          <w:sz w:val="22"/>
          <w:szCs w:val="22"/>
        </w:rPr>
        <w:t xml:space="preserve">skill </w:t>
      </w:r>
      <w:r w:rsidR="00E93DE4" w:rsidRPr="009F1EFC">
        <w:rPr>
          <w:rFonts w:ascii="Arial" w:hAnsi="Arial" w:cs="Arial"/>
          <w:sz w:val="22"/>
          <w:szCs w:val="22"/>
        </w:rPr>
        <w:t>learning</w:t>
      </w:r>
      <w:r w:rsidR="7182EA12" w:rsidRPr="009F1EFC">
        <w:rPr>
          <w:rFonts w:ascii="Arial" w:hAnsi="Arial" w:cs="Arial"/>
          <w:sz w:val="22"/>
          <w:szCs w:val="22"/>
        </w:rPr>
        <w:t>,</w:t>
      </w:r>
      <w:r w:rsidR="00E93DE4" w:rsidRPr="009F1EFC">
        <w:rPr>
          <w:rFonts w:ascii="Arial" w:hAnsi="Arial" w:cs="Arial"/>
          <w:sz w:val="22"/>
          <w:szCs w:val="22"/>
        </w:rPr>
        <w:t xml:space="preserve"> </w:t>
      </w:r>
      <w:r w:rsidR="34F28B08" w:rsidRPr="009F1EFC">
        <w:rPr>
          <w:rFonts w:ascii="Arial" w:hAnsi="Arial" w:cs="Arial"/>
          <w:sz w:val="22"/>
          <w:szCs w:val="22"/>
        </w:rPr>
        <w:t xml:space="preserve">which involves </w:t>
      </w:r>
      <w:r w:rsidR="00E93DE4" w:rsidRPr="009F1EFC">
        <w:rPr>
          <w:rFonts w:ascii="Arial" w:hAnsi="Arial" w:cs="Arial"/>
          <w:sz w:val="22"/>
          <w:szCs w:val="22"/>
        </w:rPr>
        <w:t xml:space="preserve">a multifaced process evolving from explicit and goal-directed action selections to implicit and automatic execution of learned actions </w:t>
      </w:r>
      <w:r w:rsidR="00E93DE4" w:rsidRPr="009F1EFC">
        <w:rPr>
          <w:rFonts w:ascii="Arial" w:hAnsi="Arial" w:cs="Arial"/>
          <w:sz w:val="22"/>
          <w:szCs w:val="22"/>
        </w:rPr>
        <w:fldChar w:fldCharType="begin">
          <w:fldData xml:space="preserve">PEVuZE5vdGU+PENpdGU+PEF1dGhvcj5EaWVkcmljaHNlbjwvQXV0aG9yPjxZZWFyPjIwMTU8L1ll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</w:fldData>
        </w:fldChar>
      </w:r>
      <w:r w:rsidR="00C9582F">
        <w:rPr>
          <w:rFonts w:ascii="Arial" w:hAnsi="Arial" w:cs="Arial"/>
          <w:sz w:val="22"/>
          <w:szCs w:val="22"/>
        </w:rPr>
        <w:instrText xml:space="preserve"> ADDIN EN.CITE </w:instrText>
      </w:r>
      <w:r w:rsidR="00C9582F">
        <w:rPr>
          <w:rFonts w:ascii="Arial" w:hAnsi="Arial" w:cs="Arial"/>
          <w:sz w:val="22"/>
          <w:szCs w:val="22"/>
        </w:rPr>
        <w:fldChar w:fldCharType="begin">
          <w:fldData xml:space="preserve">PEVuZE5vdGU+PENpdGU+PEF1dGhvcj5EaWVkcmljaHNlbjwvQXV0aG9yPjxZZWFyPjIwMTU8L1ll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</w:fldData>
        </w:fldChar>
      </w:r>
      <w:r w:rsidR="00C9582F">
        <w:rPr>
          <w:rFonts w:ascii="Arial" w:hAnsi="Arial" w:cs="Arial"/>
          <w:sz w:val="22"/>
          <w:szCs w:val="22"/>
        </w:rPr>
        <w:instrText xml:space="preserve"> ADDIN EN.CITE.DATA </w:instrText>
      </w:r>
      <w:r w:rsidR="00C9582F">
        <w:rPr>
          <w:rFonts w:ascii="Arial" w:hAnsi="Arial" w:cs="Arial"/>
          <w:sz w:val="22"/>
          <w:szCs w:val="22"/>
        </w:rPr>
      </w:r>
      <w:r w:rsidR="00C9582F">
        <w:rPr>
          <w:rFonts w:ascii="Arial" w:hAnsi="Arial" w:cs="Arial"/>
          <w:sz w:val="22"/>
          <w:szCs w:val="22"/>
        </w:rPr>
        <w:fldChar w:fldCharType="end"/>
      </w:r>
      <w:r w:rsidR="00E93DE4" w:rsidRPr="009F1EFC">
        <w:rPr>
          <w:rFonts w:ascii="Arial" w:hAnsi="Arial" w:cs="Arial"/>
          <w:sz w:val="22"/>
          <w:szCs w:val="22"/>
        </w:rPr>
      </w:r>
      <w:r w:rsidR="00E93DE4" w:rsidRPr="009F1EFC">
        <w:rPr>
          <w:rFonts w:ascii="Arial" w:hAnsi="Arial" w:cs="Arial"/>
          <w:sz w:val="22"/>
          <w:szCs w:val="22"/>
        </w:rPr>
        <w:fldChar w:fldCharType="separate"/>
      </w:r>
      <w:r w:rsidR="00C9582F">
        <w:rPr>
          <w:rFonts w:ascii="Arial" w:hAnsi="Arial" w:cs="Arial"/>
          <w:noProof/>
          <w:sz w:val="22"/>
          <w:szCs w:val="22"/>
        </w:rPr>
        <w:t>(Wolpert and Flanagan, 2010; Diedrichsen and Kornysheva, 2015)</w:t>
      </w:r>
      <w:r w:rsidR="00E93DE4" w:rsidRPr="009F1EFC">
        <w:rPr>
          <w:rFonts w:ascii="Arial" w:hAnsi="Arial" w:cs="Arial"/>
          <w:sz w:val="22"/>
          <w:szCs w:val="22"/>
        </w:rPr>
        <w:fldChar w:fldCharType="end"/>
      </w:r>
      <w:r w:rsidR="00E93DE4" w:rsidRPr="009F1EFC">
        <w:rPr>
          <w:rFonts w:ascii="Arial" w:hAnsi="Arial" w:cs="Arial"/>
          <w:sz w:val="22"/>
          <w:szCs w:val="22"/>
        </w:rPr>
        <w:t>.</w:t>
      </w:r>
      <w:r w:rsidR="00492596" w:rsidRPr="009F1EFC">
        <w:rPr>
          <w:rFonts w:ascii="Arial" w:hAnsi="Arial" w:cs="Arial"/>
          <w:sz w:val="22"/>
          <w:szCs w:val="22"/>
        </w:rPr>
        <w:t xml:space="preserve"> </w:t>
      </w:r>
      <w:r w:rsidR="00D1112F" w:rsidRPr="009F1EFC">
        <w:rPr>
          <w:rFonts w:ascii="Arial" w:hAnsi="Arial" w:cs="Arial"/>
          <w:sz w:val="22"/>
          <w:szCs w:val="22"/>
        </w:rPr>
        <w:t xml:space="preserve">Despite </w:t>
      </w:r>
      <w:r w:rsidR="00A7054D" w:rsidRPr="009F1EFC">
        <w:rPr>
          <w:rFonts w:ascii="Arial" w:hAnsi="Arial" w:cs="Arial"/>
          <w:sz w:val="22"/>
          <w:szCs w:val="22"/>
        </w:rPr>
        <w:t xml:space="preserve">the </w:t>
      </w:r>
      <w:r w:rsidR="00D1112F" w:rsidRPr="009F1EFC">
        <w:rPr>
          <w:rFonts w:ascii="Arial" w:hAnsi="Arial" w:cs="Arial"/>
          <w:sz w:val="22"/>
          <w:szCs w:val="22"/>
        </w:rPr>
        <w:t>importance</w:t>
      </w:r>
      <w:r w:rsidR="00CE483C" w:rsidRPr="009F1EFC">
        <w:rPr>
          <w:rFonts w:ascii="Arial" w:hAnsi="Arial" w:cs="Arial"/>
          <w:sz w:val="22"/>
          <w:szCs w:val="22"/>
        </w:rPr>
        <w:t xml:space="preserve"> of this type of learning</w:t>
      </w:r>
      <w:r w:rsidR="007C2938" w:rsidRPr="009F1EFC">
        <w:rPr>
          <w:rFonts w:ascii="Arial" w:hAnsi="Arial" w:cs="Arial"/>
          <w:sz w:val="22"/>
          <w:szCs w:val="22"/>
        </w:rPr>
        <w:t xml:space="preserve"> </w:t>
      </w:r>
      <w:r w:rsidR="780B1AF0" w:rsidRPr="009F1EFC">
        <w:rPr>
          <w:rFonts w:ascii="Arial" w:hAnsi="Arial" w:cs="Arial"/>
          <w:sz w:val="22"/>
          <w:szCs w:val="22"/>
        </w:rPr>
        <w:t>that</w:t>
      </w:r>
      <w:r w:rsidR="7CA60E34" w:rsidRPr="009F1EFC">
        <w:rPr>
          <w:rFonts w:ascii="Arial" w:hAnsi="Arial" w:cs="Arial"/>
          <w:sz w:val="22"/>
          <w:szCs w:val="22"/>
        </w:rPr>
        <w:t xml:space="preserve"> more closely resembles the </w:t>
      </w:r>
      <w:r w:rsidR="627EAA97" w:rsidRPr="009F1EFC">
        <w:rPr>
          <w:rFonts w:ascii="Arial" w:hAnsi="Arial" w:cs="Arial"/>
          <w:sz w:val="22"/>
          <w:szCs w:val="22"/>
        </w:rPr>
        <w:t xml:space="preserve">process of </w:t>
      </w:r>
      <w:r w:rsidR="7CA60E34" w:rsidRPr="009F1EFC">
        <w:rPr>
          <w:rFonts w:ascii="Arial" w:hAnsi="Arial" w:cs="Arial"/>
          <w:sz w:val="22"/>
          <w:szCs w:val="22"/>
        </w:rPr>
        <w:t>acquisition of many real-world motor skills</w:t>
      </w:r>
      <w:r w:rsidR="3DE6BA57" w:rsidRPr="009F1EFC">
        <w:rPr>
          <w:rFonts w:ascii="Arial" w:hAnsi="Arial" w:cs="Arial"/>
          <w:sz w:val="22"/>
          <w:szCs w:val="22"/>
        </w:rPr>
        <w:t>,</w:t>
      </w:r>
      <w:r w:rsidR="7CA60E34" w:rsidRPr="009F1EFC">
        <w:rPr>
          <w:rFonts w:ascii="Arial" w:hAnsi="Arial" w:cs="Arial"/>
          <w:sz w:val="22"/>
          <w:szCs w:val="22"/>
        </w:rPr>
        <w:t xml:space="preserve"> </w:t>
      </w:r>
      <w:r w:rsidR="0F224A7B" w:rsidRPr="05BF4C3A">
        <w:rPr>
          <w:rFonts w:ascii="Arial" w:hAnsi="Arial" w:cs="Arial"/>
          <w:sz w:val="22"/>
          <w:szCs w:val="22"/>
        </w:rPr>
        <w:t xml:space="preserve">the </w:t>
      </w:r>
      <w:r w:rsidR="00595051" w:rsidRPr="009F1EFC">
        <w:rPr>
          <w:rFonts w:ascii="Arial" w:hAnsi="Arial" w:cs="Arial"/>
          <w:sz w:val="22"/>
          <w:szCs w:val="22"/>
        </w:rPr>
        <w:t xml:space="preserve">cognitive and neural mechanisms of </w:t>
      </w:r>
      <w:r w:rsidR="00595051" w:rsidRPr="05BF4C3A">
        <w:rPr>
          <w:rFonts w:ascii="Arial" w:hAnsi="Arial" w:cs="Arial"/>
          <w:i/>
          <w:iCs/>
          <w:sz w:val="22"/>
          <w:szCs w:val="22"/>
        </w:rPr>
        <w:t>de novo</w:t>
      </w:r>
      <w:r w:rsidR="00595051" w:rsidRPr="009F1EFC">
        <w:rPr>
          <w:rFonts w:ascii="Arial" w:hAnsi="Arial" w:cs="Arial"/>
          <w:sz w:val="22"/>
          <w:szCs w:val="22"/>
        </w:rPr>
        <w:t xml:space="preserve"> motor skill learning </w:t>
      </w:r>
      <w:r w:rsidR="003B64D3" w:rsidRPr="05BF4C3A">
        <w:rPr>
          <w:rFonts w:ascii="Arial" w:hAnsi="Arial" w:cs="Arial"/>
          <w:sz w:val="22"/>
          <w:szCs w:val="22"/>
        </w:rPr>
        <w:t>have</w:t>
      </w:r>
      <w:r w:rsidR="55F83D17" w:rsidRPr="05BF4C3A">
        <w:rPr>
          <w:rFonts w:ascii="Arial" w:hAnsi="Arial" w:cs="Arial"/>
          <w:sz w:val="22"/>
          <w:szCs w:val="22"/>
        </w:rPr>
        <w:t xml:space="preserve"> not</w:t>
      </w:r>
      <w:r w:rsidR="003B64D3" w:rsidRPr="05BF4C3A">
        <w:rPr>
          <w:rFonts w:ascii="Arial" w:hAnsi="Arial" w:cs="Arial"/>
          <w:sz w:val="22"/>
          <w:szCs w:val="22"/>
        </w:rPr>
        <w:t xml:space="preserve"> been </w:t>
      </w:r>
      <w:r w:rsidR="7FFF0378" w:rsidRPr="05BF4C3A">
        <w:rPr>
          <w:rFonts w:ascii="Arial" w:hAnsi="Arial" w:cs="Arial"/>
          <w:sz w:val="22"/>
          <w:szCs w:val="22"/>
        </w:rPr>
        <w:t>well</w:t>
      </w:r>
      <w:r w:rsidR="003B64D3" w:rsidRPr="05BF4C3A">
        <w:rPr>
          <w:rFonts w:ascii="Arial" w:hAnsi="Arial" w:cs="Arial"/>
          <w:sz w:val="22"/>
          <w:szCs w:val="22"/>
        </w:rPr>
        <w:t xml:space="preserve"> understood</w:t>
      </w:r>
      <w:r w:rsidR="28CA543B" w:rsidRPr="05BF4C3A">
        <w:rPr>
          <w:rFonts w:ascii="Arial" w:hAnsi="Arial" w:cs="Arial"/>
          <w:sz w:val="22"/>
          <w:szCs w:val="22"/>
        </w:rPr>
        <w:t>,</w:t>
      </w:r>
      <w:r w:rsidR="003B64D3" w:rsidRPr="05BF4C3A">
        <w:rPr>
          <w:rFonts w:ascii="Arial" w:hAnsi="Arial" w:cs="Arial"/>
          <w:sz w:val="22"/>
          <w:szCs w:val="22"/>
        </w:rPr>
        <w:t xml:space="preserve"> </w:t>
      </w:r>
      <w:r w:rsidR="41AFC4A2" w:rsidRPr="05BF4C3A">
        <w:rPr>
          <w:rFonts w:ascii="Arial" w:hAnsi="Arial" w:cs="Arial"/>
          <w:sz w:val="22"/>
          <w:szCs w:val="22"/>
        </w:rPr>
        <w:t xml:space="preserve">possibly </w:t>
      </w:r>
      <w:r w:rsidR="00595051" w:rsidRPr="009F1EFC">
        <w:rPr>
          <w:rFonts w:ascii="Arial" w:hAnsi="Arial" w:cs="Arial"/>
          <w:sz w:val="22"/>
          <w:szCs w:val="22"/>
        </w:rPr>
        <w:t xml:space="preserve">due to </w:t>
      </w:r>
      <w:r w:rsidR="1E5F02FC" w:rsidRPr="009F1EFC">
        <w:rPr>
          <w:rFonts w:ascii="Arial" w:hAnsi="Arial" w:cs="Arial"/>
          <w:sz w:val="22"/>
          <w:szCs w:val="22"/>
        </w:rPr>
        <w:t xml:space="preserve">the </w:t>
      </w:r>
      <w:r w:rsidR="00595051" w:rsidRPr="009F1EFC">
        <w:rPr>
          <w:rFonts w:ascii="Arial" w:hAnsi="Arial" w:cs="Arial"/>
          <w:sz w:val="22"/>
          <w:szCs w:val="22"/>
        </w:rPr>
        <w:t xml:space="preserve">difficulty </w:t>
      </w:r>
      <w:r w:rsidR="195410C9" w:rsidRPr="009F1EFC">
        <w:rPr>
          <w:rFonts w:ascii="Arial" w:hAnsi="Arial" w:cs="Arial"/>
          <w:sz w:val="22"/>
          <w:szCs w:val="22"/>
        </w:rPr>
        <w:t>of</w:t>
      </w:r>
      <w:r w:rsidR="00595051" w:rsidRPr="009F1EFC">
        <w:rPr>
          <w:rFonts w:ascii="Arial" w:hAnsi="Arial" w:cs="Arial"/>
          <w:sz w:val="22"/>
          <w:szCs w:val="22"/>
        </w:rPr>
        <w:t xml:space="preserve"> </w:t>
      </w:r>
      <w:r w:rsidR="1098ADA0" w:rsidRPr="009F1EFC">
        <w:rPr>
          <w:rFonts w:ascii="Arial" w:hAnsi="Arial" w:cs="Arial"/>
          <w:sz w:val="22"/>
          <w:szCs w:val="22"/>
        </w:rPr>
        <w:t>implementing</w:t>
      </w:r>
      <w:r w:rsidR="00595051" w:rsidRPr="009F1EFC">
        <w:rPr>
          <w:rFonts w:ascii="Arial" w:hAnsi="Arial" w:cs="Arial"/>
          <w:sz w:val="22"/>
          <w:szCs w:val="22"/>
        </w:rPr>
        <w:t xml:space="preserve"> a motor task </w:t>
      </w:r>
      <w:r w:rsidR="0A8163D9" w:rsidRPr="009F1EFC">
        <w:rPr>
          <w:rFonts w:ascii="Arial" w:hAnsi="Arial" w:cs="Arial"/>
          <w:sz w:val="22"/>
          <w:szCs w:val="22"/>
        </w:rPr>
        <w:t>designed to explore related</w:t>
      </w:r>
      <w:r w:rsidR="061FE2B1" w:rsidRPr="009F1EFC">
        <w:rPr>
          <w:rFonts w:ascii="Arial" w:hAnsi="Arial" w:cs="Arial"/>
          <w:sz w:val="22"/>
          <w:szCs w:val="22"/>
        </w:rPr>
        <w:t xml:space="preserve"> </w:t>
      </w:r>
      <w:r w:rsidR="6EEB2DD0" w:rsidRPr="009F1EFC">
        <w:rPr>
          <w:rFonts w:ascii="Arial" w:hAnsi="Arial" w:cs="Arial"/>
          <w:sz w:val="22"/>
          <w:szCs w:val="22"/>
        </w:rPr>
        <w:t xml:space="preserve">issues </w:t>
      </w:r>
      <w:r w:rsidR="00595051" w:rsidRPr="009F1EFC">
        <w:rPr>
          <w:rFonts w:ascii="Arial" w:hAnsi="Arial" w:cs="Arial"/>
          <w:sz w:val="22"/>
          <w:szCs w:val="22"/>
        </w:rPr>
        <w:t>in laboratory setting</w:t>
      </w:r>
      <w:r w:rsidR="2D784D64" w:rsidRPr="009F1EFC">
        <w:rPr>
          <w:rFonts w:ascii="Arial" w:hAnsi="Arial" w:cs="Arial"/>
          <w:sz w:val="22"/>
          <w:szCs w:val="22"/>
        </w:rPr>
        <w:t>s</w:t>
      </w:r>
      <w:r w:rsidR="00F60E16" w:rsidRPr="009F1EFC">
        <w:rPr>
          <w:rFonts w:ascii="Arial" w:hAnsi="Arial" w:cs="Arial"/>
          <w:sz w:val="22"/>
          <w:szCs w:val="22"/>
        </w:rPr>
        <w:t xml:space="preserve">, </w:t>
      </w:r>
      <w:r w:rsidR="3A8F8B25" w:rsidRPr="009F1EFC">
        <w:rPr>
          <w:rFonts w:ascii="Arial" w:hAnsi="Arial" w:cs="Arial"/>
          <w:sz w:val="22"/>
          <w:szCs w:val="22"/>
        </w:rPr>
        <w:t xml:space="preserve">including a magnetic resonance imaging (MRI) </w:t>
      </w:r>
      <w:r w:rsidR="00F60E16" w:rsidRPr="009F1EFC">
        <w:rPr>
          <w:rFonts w:ascii="Arial" w:hAnsi="Arial" w:cs="Arial"/>
          <w:sz w:val="22"/>
          <w:szCs w:val="22"/>
        </w:rPr>
        <w:t>scanner.</w:t>
      </w:r>
    </w:p>
    <w:p w14:paraId="7143E78A" w14:textId="478567A3" w:rsidR="006C41E2" w:rsidRDefault="00EB59FD" w:rsidP="30EC1D1A">
      <w:pPr>
        <w:spacing w:line="360" w:lineRule="auto"/>
        <w:ind w:firstLine="720"/>
        <w:jc w:val="left"/>
        <w:rPr>
          <w:rFonts w:ascii="Arial" w:hAnsi="Arial" w:cs="Arial"/>
          <w:sz w:val="22"/>
          <w:szCs w:val="22"/>
        </w:rPr>
      </w:pPr>
      <w:commentRangeStart w:id="1"/>
      <w:r w:rsidRPr="05BF4C3A">
        <w:rPr>
          <w:rFonts w:ascii="Arial" w:hAnsi="Arial" w:cs="Arial"/>
          <w:sz w:val="22"/>
          <w:szCs w:val="22"/>
        </w:rPr>
        <w:t>In</w:t>
      </w:r>
      <w:r w:rsidR="00166314" w:rsidRPr="05BF4C3A">
        <w:rPr>
          <w:rFonts w:ascii="Arial" w:hAnsi="Arial" w:cs="Arial"/>
          <w:sz w:val="22"/>
          <w:szCs w:val="22"/>
        </w:rPr>
        <w:t xml:space="preserve"> a novel </w:t>
      </w:r>
      <w:r w:rsidRPr="05BF4C3A">
        <w:rPr>
          <w:rFonts w:ascii="Arial" w:hAnsi="Arial" w:cs="Arial"/>
          <w:sz w:val="22"/>
          <w:szCs w:val="22"/>
        </w:rPr>
        <w:t xml:space="preserve">longitudinal </w:t>
      </w:r>
      <w:r w:rsidR="00FD5E22" w:rsidRPr="05BF4C3A">
        <w:rPr>
          <w:rFonts w:ascii="Arial" w:hAnsi="Arial" w:cs="Arial"/>
          <w:sz w:val="22"/>
          <w:szCs w:val="22"/>
        </w:rPr>
        <w:t>f</w:t>
      </w:r>
      <w:r w:rsidR="00D8B553" w:rsidRPr="05BF4C3A">
        <w:rPr>
          <w:rFonts w:ascii="Arial" w:hAnsi="Arial" w:cs="Arial"/>
          <w:sz w:val="22"/>
          <w:szCs w:val="22"/>
        </w:rPr>
        <w:t xml:space="preserve">unctional </w:t>
      </w:r>
      <w:r w:rsidR="00FD5E22" w:rsidRPr="05BF4C3A">
        <w:rPr>
          <w:rFonts w:ascii="Arial" w:hAnsi="Arial" w:cs="Arial"/>
          <w:sz w:val="22"/>
          <w:szCs w:val="22"/>
        </w:rPr>
        <w:t>MRI</w:t>
      </w:r>
      <w:r w:rsidR="53862C81" w:rsidRPr="05BF4C3A">
        <w:rPr>
          <w:rFonts w:ascii="Arial" w:hAnsi="Arial" w:cs="Arial"/>
          <w:sz w:val="22"/>
          <w:szCs w:val="22"/>
        </w:rPr>
        <w:t xml:space="preserve"> (fMRI)</w:t>
      </w:r>
      <w:r w:rsidR="00FD5E22" w:rsidRPr="05BF4C3A">
        <w:rPr>
          <w:rFonts w:ascii="Arial" w:hAnsi="Arial" w:cs="Arial"/>
          <w:sz w:val="22"/>
          <w:szCs w:val="22"/>
        </w:rPr>
        <w:t xml:space="preserve"> experiment, p</w:t>
      </w:r>
      <w:r w:rsidR="000D4A39" w:rsidRPr="05BF4C3A">
        <w:rPr>
          <w:rFonts w:ascii="Arial" w:hAnsi="Arial" w:cs="Arial"/>
          <w:sz w:val="22"/>
          <w:szCs w:val="22"/>
        </w:rPr>
        <w:t xml:space="preserve">articipants </w:t>
      </w:r>
      <w:r w:rsidR="00AD06B9" w:rsidRPr="05BF4C3A">
        <w:rPr>
          <w:rFonts w:ascii="Arial" w:hAnsi="Arial" w:cs="Arial"/>
          <w:sz w:val="22"/>
          <w:szCs w:val="22"/>
        </w:rPr>
        <w:t>learned</w:t>
      </w:r>
      <w:r w:rsidR="009767DC" w:rsidRPr="05BF4C3A">
        <w:rPr>
          <w:rFonts w:ascii="Arial" w:hAnsi="Arial" w:cs="Arial"/>
          <w:sz w:val="22"/>
          <w:szCs w:val="22"/>
        </w:rPr>
        <w:t xml:space="preserve"> a</w:t>
      </w:r>
      <w:r w:rsidR="00AD06B9" w:rsidRPr="05BF4C3A">
        <w:rPr>
          <w:rFonts w:ascii="Arial" w:hAnsi="Arial" w:cs="Arial"/>
          <w:sz w:val="22"/>
          <w:szCs w:val="22"/>
        </w:rPr>
        <w:t xml:space="preserve"> </w:t>
      </w:r>
      <w:r w:rsidR="009767DC" w:rsidRPr="05BF4C3A">
        <w:rPr>
          <w:rFonts w:ascii="Arial" w:hAnsi="Arial" w:cs="Arial"/>
          <w:i/>
          <w:iCs/>
          <w:sz w:val="22"/>
          <w:szCs w:val="22"/>
        </w:rPr>
        <w:t>de novo</w:t>
      </w:r>
      <w:r w:rsidR="009767DC" w:rsidRPr="05BF4C3A">
        <w:rPr>
          <w:rFonts w:ascii="Arial" w:hAnsi="Arial" w:cs="Arial"/>
          <w:sz w:val="22"/>
          <w:szCs w:val="22"/>
        </w:rPr>
        <w:t xml:space="preserve"> motor skill </w:t>
      </w:r>
      <w:r w:rsidR="4D52E568" w:rsidRPr="05BF4C3A">
        <w:rPr>
          <w:rFonts w:ascii="Arial" w:hAnsi="Arial" w:cs="Arial"/>
          <w:sz w:val="22"/>
          <w:szCs w:val="22"/>
        </w:rPr>
        <w:t xml:space="preserve">to </w:t>
      </w:r>
      <w:r w:rsidR="00AD06B9" w:rsidRPr="05BF4C3A">
        <w:rPr>
          <w:rFonts w:ascii="Arial" w:hAnsi="Arial" w:cs="Arial"/>
          <w:sz w:val="22"/>
          <w:szCs w:val="22"/>
        </w:rPr>
        <w:t>control an on-screen cursor</w:t>
      </w:r>
      <w:r w:rsidR="00B053D4">
        <w:rPr>
          <w:rFonts w:ascii="Arial" w:hAnsi="Arial" w:cs="Arial"/>
          <w:sz w:val="22"/>
          <w:szCs w:val="22"/>
        </w:rPr>
        <w:t>. They moved</w:t>
      </w:r>
      <w:r w:rsidR="00B053D4" w:rsidRPr="05BF4C3A">
        <w:rPr>
          <w:rFonts w:ascii="Arial" w:hAnsi="Arial" w:cs="Arial"/>
          <w:sz w:val="22"/>
          <w:szCs w:val="22"/>
        </w:rPr>
        <w:t xml:space="preserve"> their right fingers with a data-glove</w:t>
      </w:r>
      <w:r w:rsidR="00B053D4">
        <w:rPr>
          <w:rFonts w:ascii="Arial" w:hAnsi="Arial" w:cs="Arial"/>
          <w:sz w:val="22"/>
          <w:szCs w:val="22"/>
        </w:rPr>
        <w:t xml:space="preserve"> to </w:t>
      </w:r>
      <w:r w:rsidR="00DB0187" w:rsidRPr="05BF4C3A">
        <w:rPr>
          <w:rFonts w:ascii="Arial" w:hAnsi="Arial" w:cs="Arial"/>
          <w:sz w:val="22"/>
          <w:szCs w:val="22"/>
        </w:rPr>
        <w:t>reach</w:t>
      </w:r>
      <w:r w:rsidR="0097497D" w:rsidRPr="05BF4C3A">
        <w:rPr>
          <w:rFonts w:ascii="Arial" w:hAnsi="Arial" w:cs="Arial"/>
          <w:sz w:val="22"/>
          <w:szCs w:val="22"/>
        </w:rPr>
        <w:t xml:space="preserve"> target</w:t>
      </w:r>
      <w:r w:rsidR="60F2AF71" w:rsidRPr="05BF4C3A">
        <w:rPr>
          <w:rFonts w:ascii="Arial" w:hAnsi="Arial" w:cs="Arial"/>
          <w:sz w:val="22"/>
          <w:szCs w:val="22"/>
        </w:rPr>
        <w:t>s</w:t>
      </w:r>
      <w:r w:rsidR="0097497D" w:rsidRPr="05BF4C3A">
        <w:rPr>
          <w:rFonts w:ascii="Arial" w:hAnsi="Arial" w:cs="Arial"/>
          <w:sz w:val="22"/>
          <w:szCs w:val="22"/>
        </w:rPr>
        <w:t xml:space="preserve"> </w:t>
      </w:r>
      <w:r w:rsidR="00D84E78" w:rsidRPr="05BF4C3A">
        <w:rPr>
          <w:rFonts w:ascii="Arial" w:hAnsi="Arial" w:cs="Arial"/>
          <w:sz w:val="22"/>
          <w:szCs w:val="22"/>
        </w:rPr>
        <w:t>appear</w:t>
      </w:r>
      <w:r w:rsidR="54F7A63C" w:rsidRPr="05BF4C3A">
        <w:rPr>
          <w:rFonts w:ascii="Arial" w:hAnsi="Arial" w:cs="Arial"/>
          <w:sz w:val="22"/>
          <w:szCs w:val="22"/>
        </w:rPr>
        <w:t>ing</w:t>
      </w:r>
      <w:r w:rsidR="00D84E78" w:rsidRPr="05BF4C3A">
        <w:rPr>
          <w:rFonts w:ascii="Arial" w:hAnsi="Arial" w:cs="Arial"/>
          <w:sz w:val="22"/>
          <w:szCs w:val="22"/>
        </w:rPr>
        <w:t xml:space="preserve"> in four different </w:t>
      </w:r>
      <w:r w:rsidR="56E0FBDB" w:rsidRPr="05BF4C3A">
        <w:rPr>
          <w:rFonts w:ascii="Arial" w:hAnsi="Arial" w:cs="Arial"/>
          <w:sz w:val="22"/>
          <w:szCs w:val="22"/>
        </w:rPr>
        <w:t>locations</w:t>
      </w:r>
      <w:r w:rsidR="001F7314" w:rsidRPr="05BF4C3A">
        <w:rPr>
          <w:rFonts w:ascii="Arial" w:hAnsi="Arial" w:cs="Arial"/>
          <w:sz w:val="22"/>
          <w:szCs w:val="22"/>
        </w:rPr>
        <w:t>.</w:t>
      </w:r>
      <w:r w:rsidR="00EE14A0" w:rsidRPr="05BF4C3A">
        <w:rPr>
          <w:rFonts w:ascii="Arial" w:hAnsi="Arial" w:cs="Arial"/>
          <w:sz w:val="22"/>
          <w:szCs w:val="22"/>
        </w:rPr>
        <w:t xml:space="preserve"> </w:t>
      </w:r>
      <w:r w:rsidR="3FED1117" w:rsidRPr="05BF4C3A">
        <w:rPr>
          <w:rFonts w:ascii="Arial" w:hAnsi="Arial" w:cs="Arial"/>
          <w:sz w:val="22"/>
          <w:szCs w:val="22"/>
        </w:rPr>
        <w:t>To examine the neural activities in the early and later stages of learning</w:t>
      </w:r>
      <w:r w:rsidR="77AA734E" w:rsidRPr="05BF4C3A">
        <w:rPr>
          <w:rFonts w:ascii="Arial" w:hAnsi="Arial" w:cs="Arial"/>
          <w:sz w:val="22"/>
          <w:szCs w:val="22"/>
        </w:rPr>
        <w:t xml:space="preserve">, two fMRI sessions </w:t>
      </w:r>
      <w:r w:rsidR="4CB55E1A" w:rsidRPr="05BF4C3A">
        <w:rPr>
          <w:rFonts w:ascii="Arial" w:hAnsi="Arial" w:cs="Arial"/>
          <w:sz w:val="22"/>
          <w:szCs w:val="22"/>
        </w:rPr>
        <w:t>separated</w:t>
      </w:r>
      <w:r w:rsidR="77AA734E" w:rsidRPr="05BF4C3A">
        <w:rPr>
          <w:rFonts w:ascii="Arial" w:hAnsi="Arial" w:cs="Arial"/>
          <w:sz w:val="22"/>
          <w:szCs w:val="22"/>
        </w:rPr>
        <w:t xml:space="preserve"> by f</w:t>
      </w:r>
      <w:r w:rsidR="7DDE5C82" w:rsidRPr="05BF4C3A">
        <w:rPr>
          <w:rFonts w:ascii="Arial" w:hAnsi="Arial" w:cs="Arial"/>
          <w:sz w:val="22"/>
          <w:szCs w:val="22"/>
        </w:rPr>
        <w:t xml:space="preserve">ive behavioral </w:t>
      </w:r>
      <w:r w:rsidR="7DDE5C82" w:rsidRPr="05BF4C3A">
        <w:rPr>
          <w:rFonts w:ascii="Arial" w:hAnsi="Arial" w:cs="Arial"/>
          <w:sz w:val="22"/>
          <w:szCs w:val="22"/>
        </w:rPr>
        <w:lastRenderedPageBreak/>
        <w:t xml:space="preserve">training sessions </w:t>
      </w:r>
      <w:r w:rsidR="067895F6" w:rsidRPr="05BF4C3A">
        <w:rPr>
          <w:rFonts w:ascii="Arial" w:hAnsi="Arial" w:cs="Arial"/>
          <w:sz w:val="22"/>
          <w:szCs w:val="22"/>
        </w:rPr>
        <w:t>were conducted.</w:t>
      </w:r>
      <w:commentRangeEnd w:id="1"/>
      <w:r>
        <w:commentReference w:id="1"/>
      </w:r>
      <w:r w:rsidR="00354175" w:rsidRPr="05BF4C3A">
        <w:rPr>
          <w:rFonts w:ascii="Arial" w:hAnsi="Arial" w:cs="Arial"/>
          <w:sz w:val="22"/>
          <w:szCs w:val="22"/>
        </w:rPr>
        <w:t xml:space="preserve"> </w:t>
      </w:r>
      <w:r w:rsidR="0C215280" w:rsidRPr="05BF4C3A">
        <w:rPr>
          <w:rFonts w:ascii="Arial" w:hAnsi="Arial" w:cs="Arial"/>
          <w:sz w:val="22"/>
          <w:szCs w:val="22"/>
        </w:rPr>
        <w:t xml:space="preserve">We </w:t>
      </w:r>
      <w:r w:rsidR="016CCACC" w:rsidRPr="05BF4C3A">
        <w:rPr>
          <w:rFonts w:ascii="Arial" w:hAnsi="Arial" w:cs="Arial"/>
          <w:sz w:val="22"/>
          <w:szCs w:val="22"/>
        </w:rPr>
        <w:t>expected</w:t>
      </w:r>
      <w:r w:rsidR="0C215280" w:rsidRPr="05BF4C3A">
        <w:rPr>
          <w:rFonts w:ascii="Arial" w:hAnsi="Arial" w:cs="Arial"/>
          <w:sz w:val="22"/>
          <w:szCs w:val="22"/>
        </w:rPr>
        <w:t xml:space="preserve"> that, in </w:t>
      </w:r>
      <w:r w:rsidR="26928ABF" w:rsidRPr="05BF4C3A">
        <w:rPr>
          <w:rFonts w:ascii="Arial" w:hAnsi="Arial" w:cs="Arial"/>
          <w:sz w:val="22"/>
          <w:szCs w:val="22"/>
        </w:rPr>
        <w:t>an</w:t>
      </w:r>
      <w:r w:rsidR="0C215280" w:rsidRPr="05BF4C3A">
        <w:rPr>
          <w:rFonts w:ascii="Arial" w:hAnsi="Arial" w:cs="Arial"/>
          <w:sz w:val="22"/>
          <w:szCs w:val="22"/>
        </w:rPr>
        <w:t xml:space="preserve"> early stage of learning, </w:t>
      </w:r>
      <w:r w:rsidR="4DA237F5" w:rsidRPr="05BF4C3A">
        <w:rPr>
          <w:rFonts w:ascii="Arial" w:hAnsi="Arial" w:cs="Arial"/>
          <w:sz w:val="22"/>
          <w:szCs w:val="22"/>
        </w:rPr>
        <w:t>participants</w:t>
      </w:r>
      <w:r w:rsidR="52688415" w:rsidRPr="05BF4C3A">
        <w:rPr>
          <w:rFonts w:ascii="Arial" w:hAnsi="Arial" w:cs="Arial"/>
          <w:sz w:val="22"/>
          <w:szCs w:val="22"/>
        </w:rPr>
        <w:t xml:space="preserve"> would consciously </w:t>
      </w:r>
      <w:r w:rsidR="2529A849" w:rsidRPr="05BF4C3A">
        <w:rPr>
          <w:rFonts w:ascii="Arial" w:hAnsi="Arial" w:cs="Arial"/>
          <w:sz w:val="22"/>
          <w:szCs w:val="22"/>
        </w:rPr>
        <w:t>explore</w:t>
      </w:r>
      <w:r w:rsidR="52688415" w:rsidRPr="05BF4C3A">
        <w:rPr>
          <w:rFonts w:ascii="Arial" w:hAnsi="Arial" w:cs="Arial"/>
          <w:sz w:val="22"/>
          <w:szCs w:val="22"/>
        </w:rPr>
        <w:t xml:space="preserve"> the assoc</w:t>
      </w:r>
      <w:r w:rsidR="1BA50A1A" w:rsidRPr="05BF4C3A">
        <w:rPr>
          <w:rFonts w:ascii="Arial" w:hAnsi="Arial" w:cs="Arial"/>
          <w:sz w:val="22"/>
          <w:szCs w:val="22"/>
        </w:rPr>
        <w:t>iations among the visual feedback of cursor and target location</w:t>
      </w:r>
      <w:r w:rsidR="3E876A20" w:rsidRPr="05BF4C3A">
        <w:rPr>
          <w:rFonts w:ascii="Arial" w:hAnsi="Arial" w:cs="Arial"/>
          <w:sz w:val="22"/>
          <w:szCs w:val="22"/>
        </w:rPr>
        <w:t xml:space="preserve"> and their finger movement</w:t>
      </w:r>
      <w:r w:rsidR="3AE41935" w:rsidRPr="05BF4C3A">
        <w:rPr>
          <w:rFonts w:ascii="Arial" w:hAnsi="Arial" w:cs="Arial"/>
          <w:sz w:val="22"/>
          <w:szCs w:val="22"/>
        </w:rPr>
        <w:t xml:space="preserve">, and </w:t>
      </w:r>
      <w:r w:rsidR="21A37760" w:rsidRPr="05BF4C3A">
        <w:rPr>
          <w:rFonts w:ascii="Arial" w:hAnsi="Arial" w:cs="Arial"/>
          <w:sz w:val="22"/>
          <w:szCs w:val="22"/>
        </w:rPr>
        <w:t xml:space="preserve">would </w:t>
      </w:r>
      <w:r w:rsidR="3AE41935" w:rsidRPr="05BF4C3A">
        <w:rPr>
          <w:rFonts w:ascii="Arial" w:hAnsi="Arial" w:cs="Arial"/>
          <w:sz w:val="22"/>
          <w:szCs w:val="22"/>
        </w:rPr>
        <w:t xml:space="preserve">deliberately </w:t>
      </w:r>
      <w:r w:rsidR="42271E10" w:rsidRPr="05BF4C3A">
        <w:rPr>
          <w:rFonts w:ascii="Arial" w:hAnsi="Arial" w:cs="Arial"/>
          <w:sz w:val="22"/>
          <w:szCs w:val="22"/>
        </w:rPr>
        <w:t>choose</w:t>
      </w:r>
      <w:r w:rsidR="3AE41935" w:rsidRPr="05BF4C3A">
        <w:rPr>
          <w:rFonts w:ascii="Arial" w:hAnsi="Arial" w:cs="Arial"/>
          <w:sz w:val="22"/>
          <w:szCs w:val="22"/>
        </w:rPr>
        <w:t xml:space="preserve"> </w:t>
      </w:r>
      <w:r w:rsidR="1D1A96C9" w:rsidRPr="05BF4C3A">
        <w:rPr>
          <w:rFonts w:ascii="Arial" w:hAnsi="Arial" w:cs="Arial"/>
          <w:sz w:val="22"/>
          <w:szCs w:val="22"/>
        </w:rPr>
        <w:t>subsequent actions based on the growing knowledge of these associations.</w:t>
      </w:r>
      <w:r w:rsidR="2F9F8F9E" w:rsidRPr="05BF4C3A">
        <w:rPr>
          <w:rFonts w:ascii="Arial" w:hAnsi="Arial" w:cs="Arial"/>
          <w:sz w:val="22"/>
          <w:szCs w:val="22"/>
        </w:rPr>
        <w:t xml:space="preserve"> </w:t>
      </w:r>
      <w:r w:rsidR="0B513A1D" w:rsidRPr="05BF4C3A">
        <w:rPr>
          <w:rFonts w:ascii="Arial" w:hAnsi="Arial" w:cs="Arial"/>
          <w:sz w:val="22"/>
          <w:szCs w:val="22"/>
        </w:rPr>
        <w:t>Accordingly, we hypothesized that the</w:t>
      </w:r>
      <w:r w:rsidR="072AFACB" w:rsidRPr="05BF4C3A">
        <w:rPr>
          <w:rFonts w:ascii="Arial" w:hAnsi="Arial" w:cs="Arial"/>
          <w:sz w:val="22"/>
          <w:szCs w:val="22"/>
        </w:rPr>
        <w:t xml:space="preserve"> neural activities in the early stage would contain sufficient information to discriminate the four targets</w:t>
      </w:r>
      <w:r w:rsidR="385DA95B" w:rsidRPr="05BF4C3A">
        <w:rPr>
          <w:rFonts w:ascii="Arial" w:hAnsi="Arial" w:cs="Arial"/>
          <w:sz w:val="22"/>
          <w:szCs w:val="22"/>
        </w:rPr>
        <w:t xml:space="preserve">, which would dissolve to a certain degree in the advanced </w:t>
      </w:r>
      <w:commentRangeStart w:id="2"/>
      <w:r w:rsidR="385DA95B" w:rsidRPr="05BF4C3A">
        <w:rPr>
          <w:rFonts w:ascii="Arial" w:hAnsi="Arial" w:cs="Arial"/>
          <w:sz w:val="22"/>
          <w:szCs w:val="22"/>
        </w:rPr>
        <w:t>stage.</w:t>
      </w:r>
      <w:commentRangeEnd w:id="2"/>
      <w:r>
        <w:commentReference w:id="2"/>
      </w:r>
    </w:p>
    <w:p w14:paraId="3170D364" w14:textId="3485B464" w:rsidR="00B07031" w:rsidRDefault="351D1F5E">
      <w:pPr>
        <w:wordWrap/>
        <w:spacing w:line="360" w:lineRule="auto"/>
        <w:ind w:firstLine="720"/>
        <w:jc w:val="left"/>
        <w:rPr>
          <w:ins w:id="3" w:author="최예라" w:date="2020-04-10T07:49:00Z"/>
          <w:rFonts w:ascii="Arial" w:hAnsi="Arial" w:cs="Arial"/>
          <w:sz w:val="22"/>
          <w:szCs w:val="22"/>
        </w:rPr>
        <w:pPrChange w:id="4" w:author="최예라" w:date="2020-04-10T07:56:00Z">
          <w:pPr>
            <w:spacing w:line="360" w:lineRule="auto"/>
            <w:jc w:val="left"/>
          </w:pPr>
        </w:pPrChange>
      </w:pPr>
      <w:r w:rsidRPr="009F1EFC">
        <w:rPr>
          <w:rFonts w:ascii="Arial" w:hAnsi="Arial" w:cs="Arial"/>
          <w:sz w:val="22"/>
          <w:szCs w:val="22"/>
        </w:rPr>
        <w:t>To investigate whether</w:t>
      </w:r>
      <w:r w:rsidR="5317A5DA" w:rsidRPr="009F1EFC">
        <w:rPr>
          <w:rFonts w:ascii="Arial" w:hAnsi="Arial" w:cs="Arial"/>
          <w:sz w:val="22"/>
          <w:szCs w:val="22"/>
        </w:rPr>
        <w:t xml:space="preserve"> such changes in target representation </w:t>
      </w:r>
      <w:r w:rsidR="5DCB73CD" w:rsidRPr="009F1EFC">
        <w:rPr>
          <w:rFonts w:ascii="Arial" w:hAnsi="Arial" w:cs="Arial"/>
          <w:sz w:val="22"/>
          <w:szCs w:val="22"/>
        </w:rPr>
        <w:t>can be detected in neural activities,</w:t>
      </w:r>
      <w:r w:rsidRPr="009F1EFC">
        <w:rPr>
          <w:rFonts w:ascii="Arial" w:hAnsi="Arial" w:cs="Arial"/>
          <w:sz w:val="22"/>
          <w:szCs w:val="22"/>
        </w:rPr>
        <w:t xml:space="preserve"> we </w:t>
      </w:r>
      <w:r w:rsidR="000966F4" w:rsidRPr="2C560E23">
        <w:rPr>
          <w:rFonts w:ascii="Arial" w:hAnsi="Arial" w:cs="Arial"/>
          <w:sz w:val="22"/>
          <w:szCs w:val="22"/>
        </w:rPr>
        <w:t>performed</w:t>
      </w:r>
      <w:r w:rsidR="000966F4" w:rsidRPr="009F1EFC">
        <w:rPr>
          <w:rFonts w:ascii="Arial" w:hAnsi="Arial" w:cs="Arial"/>
          <w:sz w:val="22"/>
          <w:szCs w:val="22"/>
        </w:rPr>
        <w:t xml:space="preserve"> </w:t>
      </w:r>
      <w:r w:rsidRPr="009F1EFC">
        <w:rPr>
          <w:rFonts w:ascii="Arial" w:hAnsi="Arial" w:cs="Arial"/>
          <w:sz w:val="22"/>
          <w:szCs w:val="22"/>
        </w:rPr>
        <w:t>m</w:t>
      </w:r>
      <w:r w:rsidR="007B28EF" w:rsidRPr="009F1EFC">
        <w:rPr>
          <w:rFonts w:ascii="Arial" w:hAnsi="Arial" w:cs="Arial"/>
          <w:sz w:val="22"/>
          <w:szCs w:val="22"/>
        </w:rPr>
        <w:t>ulti-voxel pattern classification analysis (MVPA),</w:t>
      </w:r>
      <w:r w:rsidR="512A73A1" w:rsidRPr="009F1EFC">
        <w:rPr>
          <w:rFonts w:ascii="Arial" w:hAnsi="Arial" w:cs="Arial"/>
          <w:sz w:val="22"/>
          <w:szCs w:val="22"/>
        </w:rPr>
        <w:t xml:space="preserve"> a </w:t>
      </w:r>
      <w:r w:rsidR="30FE49B8" w:rsidRPr="009F1EFC">
        <w:rPr>
          <w:rFonts w:ascii="Arial" w:hAnsi="Arial" w:cs="Arial"/>
          <w:sz w:val="22"/>
          <w:szCs w:val="22"/>
        </w:rPr>
        <w:t xml:space="preserve">multivariate approach developed </w:t>
      </w:r>
      <w:r w:rsidR="29AD3B41" w:rsidRPr="009F1EFC">
        <w:rPr>
          <w:rFonts w:ascii="Arial" w:hAnsi="Arial" w:cs="Arial"/>
          <w:sz w:val="22"/>
          <w:szCs w:val="22"/>
        </w:rPr>
        <w:t>to decode the inherent information distributed in multiple voxels</w:t>
      </w:r>
      <w:r w:rsidR="30FE49B8" w:rsidRPr="009F1EFC">
        <w:rPr>
          <w:rFonts w:ascii="Arial" w:hAnsi="Arial" w:cs="Arial"/>
          <w:sz w:val="22"/>
          <w:szCs w:val="22"/>
        </w:rPr>
        <w:t>.</w:t>
      </w:r>
      <w:r w:rsidR="007B28EF" w:rsidRPr="009F1EFC">
        <w:rPr>
          <w:rFonts w:ascii="Arial" w:hAnsi="Arial" w:cs="Arial"/>
          <w:sz w:val="22"/>
          <w:szCs w:val="22"/>
        </w:rPr>
        <w:t xml:space="preserve"> </w:t>
      </w:r>
      <w:ins w:id="5" w:author="최예라" w:date="2020-04-10T07:51:00Z">
        <w:r w:rsidR="523C9005" w:rsidRPr="009F1EFC">
          <w:rPr>
            <w:rFonts w:ascii="Arial" w:hAnsi="Arial" w:cs="Arial"/>
            <w:sz w:val="22"/>
            <w:szCs w:val="22"/>
          </w:rPr>
          <w:t>Recently, an increasing number of studies</w:t>
        </w:r>
      </w:ins>
      <w:ins w:id="6" w:author="최예라" w:date="2020-04-10T07:53:00Z">
        <w:r w:rsidR="26502BF1" w:rsidRPr="009F1EFC">
          <w:rPr>
            <w:rFonts w:ascii="Arial" w:hAnsi="Arial" w:cs="Arial"/>
            <w:sz w:val="22"/>
            <w:szCs w:val="22"/>
          </w:rPr>
          <w:t xml:space="preserve"> on motor learning,</w:t>
        </w:r>
      </w:ins>
      <w:ins w:id="7" w:author="최예라" w:date="2020-04-10T07:51:00Z">
        <w:r w:rsidR="523C9005" w:rsidRPr="009F1EFC">
          <w:rPr>
            <w:rFonts w:ascii="Arial" w:hAnsi="Arial" w:cs="Arial"/>
            <w:sz w:val="22"/>
            <w:szCs w:val="22"/>
          </w:rPr>
          <w:t xml:space="preserve"> including a </w:t>
        </w:r>
      </w:ins>
      <w:ins w:id="8" w:author="최예라" w:date="2020-04-10T07:52:00Z">
        <w:r w:rsidR="4A71CAC6" w:rsidRPr="009F1EFC">
          <w:rPr>
            <w:rFonts w:ascii="Arial" w:hAnsi="Arial" w:cs="Arial"/>
            <w:sz w:val="22"/>
            <w:szCs w:val="22"/>
          </w:rPr>
          <w:t xml:space="preserve">systematically designed longitudinal study </w:t>
        </w:r>
        <w:r w:rsidR="4A71CAC6" w:rsidRPr="2C560E23">
          <w:rPr>
            <w:rFonts w:ascii="Arial" w:hAnsi="Arial" w:cs="Arial"/>
            <w:sz w:val="22"/>
            <w:szCs w:val="22"/>
          </w:rPr>
          <w:t>(</w:t>
        </w:r>
        <w:proofErr w:type="spellStart"/>
        <w:r w:rsidR="4A71CAC6" w:rsidRPr="2C560E23">
          <w:rPr>
            <w:rFonts w:ascii="Arial" w:hAnsi="Arial" w:cs="Arial"/>
            <w:sz w:val="22"/>
            <w:szCs w:val="22"/>
          </w:rPr>
          <w:t>Wiestler</w:t>
        </w:r>
        <w:proofErr w:type="spellEnd"/>
        <w:r w:rsidR="4A71CAC6" w:rsidRPr="2C560E23">
          <w:rPr>
            <w:rFonts w:ascii="Arial" w:hAnsi="Arial" w:cs="Arial"/>
            <w:sz w:val="22"/>
            <w:szCs w:val="22"/>
          </w:rPr>
          <w:t xml:space="preserve"> and </w:t>
        </w:r>
        <w:proofErr w:type="spellStart"/>
        <w:r w:rsidR="4A71CAC6" w:rsidRPr="2C560E23">
          <w:rPr>
            <w:rFonts w:ascii="Arial" w:hAnsi="Arial" w:cs="Arial"/>
            <w:sz w:val="22"/>
            <w:szCs w:val="22"/>
          </w:rPr>
          <w:t>Diedrichsen</w:t>
        </w:r>
        <w:proofErr w:type="spellEnd"/>
        <w:r w:rsidR="4A71CAC6" w:rsidRPr="2C560E23">
          <w:rPr>
            <w:rFonts w:ascii="Arial" w:hAnsi="Arial" w:cs="Arial"/>
            <w:sz w:val="22"/>
            <w:szCs w:val="22"/>
          </w:rPr>
          <w:t>, 2013</w:t>
        </w:r>
      </w:ins>
      <w:r w:rsidR="00603EA9">
        <w:rPr>
          <w:rFonts w:ascii="Arial" w:hAnsi="Arial" w:cs="Arial"/>
          <w:sz w:val="22"/>
          <w:szCs w:val="22"/>
        </w:rPr>
        <w:fldChar w:fldCharType="begin"/>
      </w:r>
      <w:r w:rsidR="00603EA9">
        <w:rPr>
          <w:rFonts w:ascii="Arial" w:hAnsi="Arial" w:cs="Arial"/>
          <w:sz w:val="22"/>
          <w:szCs w:val="22"/>
        </w:rPr>
        <w:instrText xml:space="preserve"> QUOTE "{Dayan, 2011 #2}" </w:instrText>
      </w:r>
      <w:r w:rsidR="00603EA9">
        <w:rPr>
          <w:rFonts w:ascii="Arial" w:hAnsi="Arial" w:cs="Arial"/>
          <w:sz w:val="22"/>
          <w:szCs w:val="22"/>
        </w:rPr>
        <w:fldChar w:fldCharType="separate"/>
      </w:r>
      <w:r w:rsidR="00603EA9">
        <w:rPr>
          <w:rFonts w:ascii="Arial" w:hAnsi="Arial" w:cs="Arial"/>
          <w:sz w:val="22"/>
          <w:szCs w:val="22"/>
        </w:rPr>
        <w:t>{Dayan, 2011 #2}</w:t>
      </w:r>
      <w:r w:rsidR="00603EA9">
        <w:rPr>
          <w:rFonts w:ascii="Arial" w:hAnsi="Arial" w:cs="Arial"/>
          <w:sz w:val="22"/>
          <w:szCs w:val="22"/>
        </w:rPr>
        <w:fldChar w:fldCharType="end"/>
      </w:r>
      <w:ins w:id="9" w:author="최예라" w:date="2020-04-10T07:52:00Z">
        <w:r w:rsidR="4A71CAC6" w:rsidRPr="2C560E23">
          <w:rPr>
            <w:rFonts w:ascii="Arial" w:hAnsi="Arial" w:cs="Arial"/>
            <w:sz w:val="22"/>
            <w:szCs w:val="22"/>
          </w:rPr>
          <w:t xml:space="preserve">), have </w:t>
        </w:r>
      </w:ins>
      <w:ins w:id="10" w:author="최예라" w:date="2020-04-10T07:54:00Z">
        <w:r w:rsidR="5E1A8C84" w:rsidRPr="2C560E23">
          <w:rPr>
            <w:rFonts w:ascii="Arial" w:hAnsi="Arial" w:cs="Arial"/>
            <w:sz w:val="22"/>
            <w:szCs w:val="22"/>
          </w:rPr>
          <w:t>noted the</w:t>
        </w:r>
      </w:ins>
      <w:ins w:id="11" w:author="최예라" w:date="2020-04-10T07:55:00Z">
        <w:r w:rsidR="56369E37" w:rsidRPr="2C560E23">
          <w:rPr>
            <w:rFonts w:ascii="Arial" w:hAnsi="Arial" w:cs="Arial"/>
            <w:sz w:val="22"/>
            <w:szCs w:val="22"/>
          </w:rPr>
          <w:t xml:space="preserve"> apparent</w:t>
        </w:r>
      </w:ins>
      <w:ins w:id="12" w:author="최예라" w:date="2020-04-10T07:54:00Z">
        <w:r w:rsidR="5E1A8C84" w:rsidRPr="2C560E23">
          <w:rPr>
            <w:rFonts w:ascii="Arial" w:hAnsi="Arial" w:cs="Arial"/>
            <w:sz w:val="22"/>
            <w:szCs w:val="22"/>
          </w:rPr>
          <w:t xml:space="preserve"> discrepancies in </w:t>
        </w:r>
      </w:ins>
      <w:ins w:id="13" w:author="최예라" w:date="2020-04-10T07:55:00Z">
        <w:r w:rsidR="5E1A8C84" w:rsidRPr="2C560E23">
          <w:rPr>
            <w:rFonts w:ascii="Arial" w:hAnsi="Arial" w:cs="Arial"/>
            <w:sz w:val="22"/>
            <w:szCs w:val="22"/>
          </w:rPr>
          <w:t>reports of learning-</w:t>
        </w:r>
        <w:del w:id="14" w:author="Sungshin Kim" w:date="2020-04-12T00:19:00Z">
          <w:r w:rsidR="5E1A8C84" w:rsidRPr="2C560E23" w:rsidDel="00404228">
            <w:rPr>
              <w:rFonts w:ascii="Arial" w:hAnsi="Arial" w:cs="Arial"/>
              <w:sz w:val="22"/>
              <w:szCs w:val="22"/>
            </w:rPr>
            <w:delText>dependent</w:delText>
          </w:r>
        </w:del>
      </w:ins>
      <w:ins w:id="15" w:author="Sungshin Kim" w:date="2020-04-12T00:19:00Z">
        <w:r w:rsidR="00404228">
          <w:rPr>
            <w:rFonts w:ascii="Arial" w:hAnsi="Arial" w:cs="Arial"/>
            <w:sz w:val="22"/>
            <w:szCs w:val="22"/>
          </w:rPr>
          <w:t>related</w:t>
        </w:r>
      </w:ins>
      <w:ins w:id="16" w:author="최예라" w:date="2020-04-10T07:52:00Z">
        <w:r w:rsidR="4A71CAC6" w:rsidRPr="2C560E23">
          <w:rPr>
            <w:rFonts w:ascii="Arial" w:hAnsi="Arial" w:cs="Arial"/>
            <w:sz w:val="22"/>
            <w:szCs w:val="22"/>
          </w:rPr>
          <w:t xml:space="preserve"> </w:t>
        </w:r>
      </w:ins>
      <w:ins w:id="17" w:author="최예라" w:date="2020-04-10T07:53:00Z">
        <w:r w:rsidR="399082FC" w:rsidRPr="2C560E23">
          <w:rPr>
            <w:rFonts w:ascii="Arial" w:hAnsi="Arial" w:cs="Arial"/>
            <w:sz w:val="22"/>
            <w:szCs w:val="22"/>
          </w:rPr>
          <w:t>changes in average activ</w:t>
        </w:r>
      </w:ins>
      <w:ins w:id="18" w:author="최예라" w:date="2020-04-10T07:54:00Z">
        <w:r w:rsidR="399082FC" w:rsidRPr="2C560E23">
          <w:rPr>
            <w:rFonts w:ascii="Arial" w:hAnsi="Arial" w:cs="Arial"/>
            <w:sz w:val="22"/>
            <w:szCs w:val="22"/>
          </w:rPr>
          <w:t>ity</w:t>
        </w:r>
      </w:ins>
      <w:ins w:id="19" w:author="최예라" w:date="2020-04-10T07:55:00Z">
        <w:r w:rsidR="5F80767C" w:rsidRPr="2C560E23">
          <w:rPr>
            <w:rFonts w:ascii="Arial" w:hAnsi="Arial" w:cs="Arial"/>
            <w:sz w:val="22"/>
            <w:szCs w:val="22"/>
          </w:rPr>
          <w:t xml:space="preserve">, and </w:t>
        </w:r>
      </w:ins>
      <w:ins w:id="20" w:author="최예라" w:date="2020-04-10T07:56:00Z">
        <w:r w:rsidR="2670031D" w:rsidRPr="2C560E23">
          <w:rPr>
            <w:rFonts w:ascii="Arial" w:hAnsi="Arial" w:cs="Arial"/>
            <w:sz w:val="22"/>
            <w:szCs w:val="22"/>
          </w:rPr>
          <w:t xml:space="preserve">have called attention to </w:t>
        </w:r>
      </w:ins>
      <w:ins w:id="21" w:author="최예라" w:date="2020-04-10T07:49:00Z">
        <w:r w:rsidR="2E1A41D3" w:rsidRPr="2C560E23">
          <w:rPr>
            <w:rFonts w:ascii="Arial" w:hAnsi="Arial" w:cs="Arial"/>
            <w:sz w:val="22"/>
            <w:szCs w:val="22"/>
          </w:rPr>
          <w:t xml:space="preserve">changes in the </w:t>
        </w:r>
        <w:r w:rsidR="2E1A41D3" w:rsidRPr="2C560E23">
          <w:rPr>
            <w:rFonts w:ascii="Arial" w:hAnsi="Arial" w:cs="Arial"/>
            <w:i/>
            <w:iCs/>
            <w:sz w:val="22"/>
            <w:szCs w:val="22"/>
            <w:rPrChange w:id="22" w:author="최예라" w:date="2020-04-10T07:56:00Z">
              <w:rPr>
                <w:rFonts w:ascii="Arial" w:hAnsi="Arial" w:cs="Arial"/>
                <w:sz w:val="22"/>
                <w:szCs w:val="22"/>
              </w:rPr>
            </w:rPrChange>
          </w:rPr>
          <w:t>patterns</w:t>
        </w:r>
        <w:r w:rsidR="2E1A41D3" w:rsidRPr="2C560E23">
          <w:rPr>
            <w:rFonts w:ascii="Arial" w:hAnsi="Arial" w:cs="Arial"/>
            <w:sz w:val="22"/>
            <w:szCs w:val="22"/>
          </w:rPr>
          <w:t xml:space="preserve"> of activity</w:t>
        </w:r>
      </w:ins>
      <w:ins w:id="23" w:author="최예라" w:date="2020-04-10T07:57:00Z">
        <w:r w:rsidR="65FA471F" w:rsidRPr="2C560E23">
          <w:rPr>
            <w:rFonts w:ascii="Arial" w:hAnsi="Arial" w:cs="Arial"/>
            <w:sz w:val="22"/>
            <w:szCs w:val="22"/>
          </w:rPr>
          <w:t xml:space="preserve"> [REFs]</w:t>
        </w:r>
      </w:ins>
      <w:ins w:id="24" w:author="최예라" w:date="2020-04-10T07:49:00Z">
        <w:r w:rsidR="2E1A41D3" w:rsidRPr="2C560E23">
          <w:rPr>
            <w:rFonts w:ascii="Arial" w:hAnsi="Arial" w:cs="Arial"/>
            <w:sz w:val="22"/>
            <w:szCs w:val="22"/>
          </w:rPr>
          <w:t xml:space="preserve">, </w:t>
        </w:r>
      </w:ins>
      <w:ins w:id="25" w:author="최예라" w:date="2020-04-10T07:56:00Z">
        <w:r w:rsidR="7247494E" w:rsidRPr="2C560E23">
          <w:rPr>
            <w:rFonts w:ascii="Arial" w:hAnsi="Arial" w:cs="Arial"/>
            <w:sz w:val="22"/>
            <w:szCs w:val="22"/>
          </w:rPr>
          <w:t xml:space="preserve">which </w:t>
        </w:r>
      </w:ins>
      <w:ins w:id="26" w:author="최예라" w:date="2020-04-10T07:57:00Z">
        <w:r w:rsidR="72B891D6" w:rsidRPr="2C560E23">
          <w:rPr>
            <w:rFonts w:ascii="Arial" w:hAnsi="Arial" w:cs="Arial"/>
            <w:sz w:val="22"/>
            <w:szCs w:val="22"/>
          </w:rPr>
          <w:t xml:space="preserve">can be investigated with multivariate approaches including MVPA and </w:t>
        </w:r>
      </w:ins>
      <w:ins w:id="27" w:author="최예라" w:date="2020-04-10T07:56:00Z">
        <w:r w:rsidR="7247494E" w:rsidRPr="2C560E23">
          <w:rPr>
            <w:rFonts w:ascii="Arial" w:hAnsi="Arial" w:cs="Arial"/>
            <w:sz w:val="22"/>
            <w:szCs w:val="22"/>
          </w:rPr>
          <w:t>may</w:t>
        </w:r>
      </w:ins>
      <w:ins w:id="28" w:author="최예라" w:date="2020-04-10T07:49:00Z">
        <w:r w:rsidR="2E1A41D3" w:rsidRPr="2C560E23">
          <w:rPr>
            <w:rFonts w:ascii="Arial" w:hAnsi="Arial" w:cs="Arial"/>
            <w:sz w:val="22"/>
            <w:szCs w:val="22"/>
          </w:rPr>
          <w:t xml:space="preserve"> provide a more comprehensive information on how motor skill learning is represented in the brain.</w:t>
        </w:r>
      </w:ins>
    </w:p>
    <w:p w14:paraId="56D07F3C" w14:textId="57F71458" w:rsidR="004D69CD" w:rsidRDefault="5DBA148F" w:rsidP="004D69CD">
      <w:pPr>
        <w:wordWrap/>
        <w:spacing w:line="360" w:lineRule="auto"/>
        <w:ind w:firstLine="720"/>
        <w:jc w:val="left"/>
        <w:rPr>
          <w:rFonts w:ascii="Arial" w:hAnsi="Arial" w:cs="Arial"/>
          <w:sz w:val="22"/>
          <w:szCs w:val="22"/>
        </w:rPr>
      </w:pPr>
      <w:r w:rsidRPr="009F1EFC">
        <w:rPr>
          <w:rFonts w:ascii="Arial" w:hAnsi="Arial" w:cs="Arial"/>
          <w:sz w:val="22"/>
          <w:szCs w:val="22"/>
        </w:rPr>
        <w:t>W</w:t>
      </w:r>
      <w:r w:rsidR="007B28EF" w:rsidRPr="009F1EFC">
        <w:rPr>
          <w:rFonts w:ascii="Arial" w:hAnsi="Arial" w:cs="Arial"/>
          <w:sz w:val="22"/>
          <w:szCs w:val="22"/>
        </w:rPr>
        <w:t xml:space="preserve">e </w:t>
      </w:r>
      <w:r w:rsidR="00EC2D8D" w:rsidRPr="009F1EFC">
        <w:rPr>
          <w:rFonts w:ascii="Arial" w:hAnsi="Arial" w:cs="Arial"/>
          <w:sz w:val="22"/>
          <w:szCs w:val="22"/>
        </w:rPr>
        <w:t xml:space="preserve">first </w:t>
      </w:r>
      <w:r w:rsidR="00140D3E">
        <w:rPr>
          <w:rFonts w:ascii="Arial" w:hAnsi="Arial" w:cs="Arial"/>
          <w:sz w:val="22"/>
          <w:szCs w:val="22"/>
        </w:rPr>
        <w:t>tested</w:t>
      </w:r>
      <w:r w:rsidR="007F561A" w:rsidRPr="009F1EFC">
        <w:rPr>
          <w:rFonts w:ascii="Arial" w:hAnsi="Arial" w:cs="Arial"/>
          <w:sz w:val="22"/>
          <w:szCs w:val="22"/>
        </w:rPr>
        <w:t xml:space="preserve"> </w:t>
      </w:r>
      <w:r w:rsidR="007B28EF" w:rsidRPr="009F1EFC">
        <w:rPr>
          <w:rFonts w:ascii="Arial" w:hAnsi="Arial" w:cs="Arial"/>
          <w:sz w:val="22"/>
          <w:szCs w:val="22"/>
        </w:rPr>
        <w:t>whether</w:t>
      </w:r>
      <w:r w:rsidR="002817EF">
        <w:rPr>
          <w:rFonts w:ascii="Arial" w:hAnsi="Arial" w:cs="Arial"/>
          <w:sz w:val="22"/>
          <w:szCs w:val="22"/>
        </w:rPr>
        <w:t xml:space="preserve"> extensive training would change </w:t>
      </w:r>
      <w:r w:rsidR="007B28EF" w:rsidRPr="009F1EFC">
        <w:rPr>
          <w:rFonts w:ascii="Arial" w:hAnsi="Arial" w:cs="Arial"/>
          <w:sz w:val="22"/>
          <w:szCs w:val="22"/>
        </w:rPr>
        <w:t>activity pattern</w:t>
      </w:r>
      <w:r w:rsidR="00876429" w:rsidRPr="009F1EFC">
        <w:rPr>
          <w:rFonts w:ascii="Arial" w:hAnsi="Arial" w:cs="Arial"/>
          <w:sz w:val="22"/>
          <w:szCs w:val="22"/>
        </w:rPr>
        <w:t xml:space="preserve">s </w:t>
      </w:r>
      <w:r w:rsidR="005561DB">
        <w:rPr>
          <w:rFonts w:ascii="Arial" w:hAnsi="Arial" w:cs="Arial"/>
          <w:sz w:val="22"/>
          <w:szCs w:val="22"/>
        </w:rPr>
        <w:t>re</w:t>
      </w:r>
      <w:r w:rsidR="002C03DF">
        <w:rPr>
          <w:rFonts w:ascii="Arial" w:hAnsi="Arial" w:cs="Arial"/>
          <w:sz w:val="22"/>
          <w:szCs w:val="22"/>
        </w:rPr>
        <w:t>presenting</w:t>
      </w:r>
      <w:r w:rsidR="007A3EFF" w:rsidRPr="009F1EFC">
        <w:rPr>
          <w:rFonts w:ascii="Arial" w:hAnsi="Arial" w:cs="Arial"/>
          <w:sz w:val="22"/>
          <w:szCs w:val="22"/>
        </w:rPr>
        <w:t xml:space="preserve"> </w:t>
      </w:r>
      <w:r w:rsidR="0AD44B2D" w:rsidRPr="009F1EFC">
        <w:rPr>
          <w:rFonts w:ascii="Arial" w:hAnsi="Arial" w:cs="Arial"/>
          <w:sz w:val="22"/>
          <w:szCs w:val="22"/>
        </w:rPr>
        <w:t xml:space="preserve">the </w:t>
      </w:r>
      <w:r w:rsidR="007A3EFF" w:rsidRPr="009F1EFC">
        <w:rPr>
          <w:rFonts w:ascii="Arial" w:hAnsi="Arial" w:cs="Arial"/>
          <w:sz w:val="22"/>
          <w:szCs w:val="22"/>
        </w:rPr>
        <w:t>four target</w:t>
      </w:r>
      <w:r w:rsidR="729A4A2B" w:rsidRPr="009F1EFC">
        <w:rPr>
          <w:rFonts w:ascii="Arial" w:hAnsi="Arial" w:cs="Arial"/>
          <w:sz w:val="22"/>
          <w:szCs w:val="22"/>
        </w:rPr>
        <w:t>s</w:t>
      </w:r>
      <w:r w:rsidR="003C7D2D" w:rsidRPr="009F1EFC">
        <w:rPr>
          <w:rFonts w:ascii="Arial" w:hAnsi="Arial" w:cs="Arial"/>
          <w:sz w:val="22"/>
          <w:szCs w:val="22"/>
        </w:rPr>
        <w:t xml:space="preserve"> </w:t>
      </w:r>
      <w:r w:rsidR="00BA003D" w:rsidRPr="05BF4C3A">
        <w:rPr>
          <w:rFonts w:ascii="Arial" w:hAnsi="Arial" w:cs="Arial"/>
          <w:sz w:val="22"/>
          <w:szCs w:val="22"/>
        </w:rPr>
        <w:t xml:space="preserve">in the </w:t>
      </w:r>
      <w:r w:rsidR="00043B1E" w:rsidRPr="05BF4C3A">
        <w:rPr>
          <w:rFonts w:ascii="Arial" w:hAnsi="Arial" w:cs="Arial"/>
          <w:sz w:val="22"/>
          <w:szCs w:val="22"/>
        </w:rPr>
        <w:t>“</w:t>
      </w:r>
      <w:r w:rsidR="00BA003D" w:rsidRPr="05BF4C3A">
        <w:rPr>
          <w:rFonts w:ascii="Arial" w:hAnsi="Arial" w:cs="Arial"/>
          <w:sz w:val="22"/>
          <w:szCs w:val="22"/>
        </w:rPr>
        <w:t>task-</w:t>
      </w:r>
      <w:r w:rsidR="00043B1E" w:rsidRPr="05BF4C3A">
        <w:rPr>
          <w:rFonts w:ascii="Arial" w:hAnsi="Arial" w:cs="Arial"/>
          <w:sz w:val="22"/>
          <w:szCs w:val="22"/>
        </w:rPr>
        <w:t>positive”</w:t>
      </w:r>
      <w:r w:rsidR="00BA003D" w:rsidRPr="05BF4C3A">
        <w:rPr>
          <w:rFonts w:ascii="Arial" w:hAnsi="Arial" w:cs="Arial"/>
          <w:sz w:val="22"/>
          <w:szCs w:val="22"/>
        </w:rPr>
        <w:t xml:space="preserve"> regions </w:t>
      </w:r>
      <w:r w:rsidR="002817EF">
        <w:rPr>
          <w:rFonts w:ascii="Arial" w:hAnsi="Arial" w:cs="Arial"/>
          <w:sz w:val="22"/>
          <w:szCs w:val="22"/>
        </w:rPr>
        <w:t xml:space="preserve">such </w:t>
      </w:r>
      <w:r w:rsidR="00270549">
        <w:rPr>
          <w:rFonts w:ascii="Arial" w:hAnsi="Arial" w:cs="Arial"/>
          <w:sz w:val="22"/>
          <w:szCs w:val="22"/>
        </w:rPr>
        <w:t xml:space="preserve">that </w:t>
      </w:r>
      <w:r w:rsidR="002817EF">
        <w:rPr>
          <w:rFonts w:ascii="Arial" w:hAnsi="Arial" w:cs="Arial"/>
          <w:sz w:val="22"/>
          <w:szCs w:val="22"/>
        </w:rPr>
        <w:t xml:space="preserve">they </w:t>
      </w:r>
      <w:r w:rsidR="00BA003D" w:rsidRPr="05BF4C3A">
        <w:rPr>
          <w:rFonts w:ascii="Arial" w:hAnsi="Arial" w:cs="Arial"/>
          <w:sz w:val="22"/>
          <w:szCs w:val="22"/>
        </w:rPr>
        <w:t xml:space="preserve">can </w:t>
      </w:r>
      <w:r w:rsidR="007A3EFF" w:rsidRPr="009F1EFC">
        <w:rPr>
          <w:rFonts w:ascii="Arial" w:hAnsi="Arial" w:cs="Arial"/>
          <w:sz w:val="22"/>
          <w:szCs w:val="22"/>
        </w:rPr>
        <w:t xml:space="preserve">be discriminated </w:t>
      </w:r>
      <w:r w:rsidR="005544F1">
        <w:rPr>
          <w:rFonts w:ascii="Arial" w:hAnsi="Arial" w:cs="Arial"/>
          <w:sz w:val="22"/>
          <w:szCs w:val="22"/>
        </w:rPr>
        <w:t>with higher accuracy</w:t>
      </w:r>
      <w:r w:rsidR="00E33BAE">
        <w:rPr>
          <w:rFonts w:ascii="Arial" w:hAnsi="Arial" w:cs="Arial"/>
          <w:sz w:val="22"/>
          <w:szCs w:val="22"/>
        </w:rPr>
        <w:t xml:space="preserve"> </w:t>
      </w:r>
      <w:r w:rsidR="009F4F64">
        <w:rPr>
          <w:rFonts w:ascii="Arial" w:hAnsi="Arial" w:cs="Arial"/>
          <w:sz w:val="22"/>
          <w:szCs w:val="22"/>
        </w:rPr>
        <w:fldChar w:fldCharType="begin">
          <w:fldData xml:space="preserve">PEVuZE5vdGU+PENpdGU+PEF1dGhvcj5XaWVzdGxlcjwvQXV0aG9yPjxZZWFyPjIwMTM8L1llYXI+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</w:fldData>
        </w:fldChar>
      </w:r>
      <w:r w:rsidR="00C9582F">
        <w:rPr>
          <w:rFonts w:ascii="Arial" w:hAnsi="Arial" w:cs="Arial"/>
          <w:sz w:val="22"/>
          <w:szCs w:val="22"/>
        </w:rPr>
        <w:instrText xml:space="preserve"> ADDIN EN.CITE </w:instrText>
      </w:r>
      <w:r w:rsidR="00C9582F">
        <w:rPr>
          <w:rFonts w:ascii="Arial" w:hAnsi="Arial" w:cs="Arial"/>
          <w:sz w:val="22"/>
          <w:szCs w:val="22"/>
        </w:rPr>
        <w:fldChar w:fldCharType="begin">
          <w:fldData xml:space="preserve">PEVuZE5vdGU+PENpdGU+PEF1dGhvcj5XaWVzdGxlcjwvQXV0aG9yPjxZZWFyPjIwMTM8L1llYXI+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</w:fldData>
        </w:fldChar>
      </w:r>
      <w:r w:rsidR="00C9582F">
        <w:rPr>
          <w:rFonts w:ascii="Arial" w:hAnsi="Arial" w:cs="Arial"/>
          <w:sz w:val="22"/>
          <w:szCs w:val="22"/>
        </w:rPr>
        <w:instrText xml:space="preserve"> ADDIN EN.CITE.DATA </w:instrText>
      </w:r>
      <w:r w:rsidR="00C9582F">
        <w:rPr>
          <w:rFonts w:ascii="Arial" w:hAnsi="Arial" w:cs="Arial"/>
          <w:sz w:val="22"/>
          <w:szCs w:val="22"/>
        </w:rPr>
      </w:r>
      <w:r w:rsidR="00C9582F">
        <w:rPr>
          <w:rFonts w:ascii="Arial" w:hAnsi="Arial" w:cs="Arial"/>
          <w:sz w:val="22"/>
          <w:szCs w:val="22"/>
        </w:rPr>
        <w:fldChar w:fldCharType="end"/>
      </w:r>
      <w:r w:rsidR="009F4F64">
        <w:rPr>
          <w:rFonts w:ascii="Arial" w:hAnsi="Arial" w:cs="Arial"/>
          <w:sz w:val="22"/>
          <w:szCs w:val="22"/>
        </w:rPr>
      </w:r>
      <w:r w:rsidR="009F4F64">
        <w:rPr>
          <w:rFonts w:ascii="Arial" w:hAnsi="Arial" w:cs="Arial"/>
          <w:sz w:val="22"/>
          <w:szCs w:val="22"/>
        </w:rPr>
        <w:fldChar w:fldCharType="separate"/>
      </w:r>
      <w:r w:rsidR="00C9582F">
        <w:rPr>
          <w:rFonts w:ascii="Arial" w:hAnsi="Arial" w:cs="Arial"/>
          <w:noProof/>
          <w:sz w:val="22"/>
          <w:szCs w:val="22"/>
        </w:rPr>
        <w:t>(Wiestler and Diedrichsen, 2013; Kim et al., 2015)</w:t>
      </w:r>
      <w:r w:rsidR="009F4F64">
        <w:rPr>
          <w:rFonts w:ascii="Arial" w:hAnsi="Arial" w:cs="Arial"/>
          <w:sz w:val="22"/>
          <w:szCs w:val="22"/>
        </w:rPr>
        <w:fldChar w:fldCharType="end"/>
      </w:r>
      <w:r w:rsidR="002038B2" w:rsidRPr="009F1EFC">
        <w:rPr>
          <w:rFonts w:ascii="Arial" w:hAnsi="Arial" w:cs="Arial"/>
          <w:sz w:val="22"/>
          <w:szCs w:val="22"/>
        </w:rPr>
        <w:t xml:space="preserve">. Furthermore, we also </w:t>
      </w:r>
      <w:r w:rsidR="005A4B8F">
        <w:rPr>
          <w:rFonts w:ascii="Arial" w:hAnsi="Arial" w:cs="Arial"/>
          <w:sz w:val="22"/>
          <w:szCs w:val="22"/>
        </w:rPr>
        <w:t xml:space="preserve">investigated </w:t>
      </w:r>
      <w:r w:rsidR="00117586">
        <w:rPr>
          <w:rFonts w:ascii="Arial" w:hAnsi="Arial" w:cs="Arial"/>
          <w:sz w:val="22"/>
          <w:szCs w:val="22"/>
        </w:rPr>
        <w:t xml:space="preserve">a possible </w:t>
      </w:r>
      <w:r w:rsidR="005A4B8F">
        <w:rPr>
          <w:rFonts w:ascii="Arial" w:hAnsi="Arial" w:cs="Arial"/>
          <w:sz w:val="22"/>
          <w:szCs w:val="22"/>
        </w:rPr>
        <w:t>role of</w:t>
      </w:r>
      <w:r w:rsidR="002038B2" w:rsidRPr="009F1EFC">
        <w:rPr>
          <w:rFonts w:ascii="Arial" w:hAnsi="Arial" w:cs="Arial"/>
          <w:sz w:val="22"/>
          <w:szCs w:val="22"/>
        </w:rPr>
        <w:t xml:space="preserve"> </w:t>
      </w:r>
      <w:r w:rsidR="00D46E12">
        <w:rPr>
          <w:rFonts w:ascii="Arial" w:hAnsi="Arial" w:cs="Arial"/>
          <w:sz w:val="22"/>
          <w:szCs w:val="22"/>
        </w:rPr>
        <w:t>the</w:t>
      </w:r>
      <w:r w:rsidR="00117586">
        <w:rPr>
          <w:rFonts w:ascii="Arial" w:hAnsi="Arial" w:cs="Arial"/>
          <w:sz w:val="22"/>
          <w:szCs w:val="22"/>
        </w:rPr>
        <w:t xml:space="preserve"> </w:t>
      </w:r>
      <w:r w:rsidR="00486DAF" w:rsidRPr="05BF4C3A">
        <w:rPr>
          <w:rFonts w:ascii="Arial" w:hAnsi="Arial" w:cs="Arial"/>
          <w:sz w:val="22"/>
          <w:szCs w:val="22"/>
        </w:rPr>
        <w:t xml:space="preserve">“task-negative” </w:t>
      </w:r>
      <w:r w:rsidR="00D46E12">
        <w:rPr>
          <w:rFonts w:ascii="Arial" w:hAnsi="Arial" w:cs="Arial"/>
          <w:sz w:val="22"/>
          <w:szCs w:val="22"/>
        </w:rPr>
        <w:t xml:space="preserve">default </w:t>
      </w:r>
      <w:r w:rsidR="00BB12D6">
        <w:rPr>
          <w:rFonts w:ascii="Arial" w:hAnsi="Arial" w:cs="Arial"/>
          <w:sz w:val="22"/>
          <w:szCs w:val="22"/>
        </w:rPr>
        <w:t>mode network</w:t>
      </w:r>
      <w:r w:rsidR="0035412B">
        <w:rPr>
          <w:rFonts w:ascii="Arial" w:hAnsi="Arial" w:cs="Arial"/>
          <w:sz w:val="22"/>
          <w:szCs w:val="22"/>
        </w:rPr>
        <w:t xml:space="preserve"> </w:t>
      </w:r>
      <w:r w:rsidR="0090386A" w:rsidRPr="05BF4C3A">
        <w:rPr>
          <w:rFonts w:ascii="Arial" w:hAnsi="Arial" w:cs="Arial"/>
          <w:sz w:val="22"/>
          <w:szCs w:val="22"/>
        </w:rPr>
        <w:t xml:space="preserve">(DMN) </w:t>
      </w:r>
      <w:r w:rsidR="006247D0">
        <w:rPr>
          <w:rFonts w:ascii="Arial" w:hAnsi="Arial" w:cs="Arial"/>
          <w:sz w:val="22"/>
          <w:szCs w:val="22"/>
        </w:rPr>
        <w:t xml:space="preserve">because recent studies </w:t>
      </w:r>
      <w:r w:rsidR="00486DAF" w:rsidRPr="05BF4C3A">
        <w:rPr>
          <w:rFonts w:ascii="Arial" w:hAnsi="Arial" w:cs="Arial"/>
          <w:sz w:val="22"/>
          <w:szCs w:val="22"/>
        </w:rPr>
        <w:t xml:space="preserve">suggested its </w:t>
      </w:r>
      <w:r w:rsidR="0090386A" w:rsidRPr="05BF4C3A">
        <w:rPr>
          <w:rFonts w:ascii="Arial" w:hAnsi="Arial" w:cs="Arial"/>
          <w:sz w:val="22"/>
          <w:szCs w:val="22"/>
        </w:rPr>
        <w:t>role</w:t>
      </w:r>
      <w:r w:rsidR="00EE4264" w:rsidRPr="05BF4C3A">
        <w:rPr>
          <w:rFonts w:ascii="Arial" w:hAnsi="Arial" w:cs="Arial"/>
          <w:sz w:val="22"/>
          <w:szCs w:val="22"/>
        </w:rPr>
        <w:t xml:space="preserve"> </w:t>
      </w:r>
      <w:r w:rsidR="00486DAF" w:rsidRPr="05BF4C3A">
        <w:rPr>
          <w:rFonts w:ascii="Arial" w:hAnsi="Arial" w:cs="Arial"/>
          <w:sz w:val="22"/>
          <w:szCs w:val="22"/>
        </w:rPr>
        <w:t>in</w:t>
      </w:r>
      <w:r w:rsidR="009E59A0" w:rsidRPr="05BF4C3A">
        <w:rPr>
          <w:rFonts w:ascii="Arial" w:hAnsi="Arial" w:cs="Arial"/>
          <w:sz w:val="22"/>
          <w:szCs w:val="22"/>
        </w:rPr>
        <w:t xml:space="preserve"> </w:t>
      </w:r>
      <w:r w:rsidR="00486DAF" w:rsidRPr="05BF4C3A">
        <w:rPr>
          <w:rFonts w:ascii="Arial" w:hAnsi="Arial" w:cs="Arial"/>
          <w:sz w:val="22"/>
          <w:szCs w:val="22"/>
        </w:rPr>
        <w:t>various cognitive</w:t>
      </w:r>
      <w:r w:rsidR="0088491F" w:rsidRPr="05BF4C3A">
        <w:rPr>
          <w:rFonts w:ascii="Arial" w:hAnsi="Arial" w:cs="Arial"/>
          <w:sz w:val="22"/>
          <w:szCs w:val="22"/>
        </w:rPr>
        <w:t xml:space="preserve"> processing </w:t>
      </w:r>
      <w:r w:rsidR="009E59A0" w:rsidRPr="05BF4C3A">
        <w:rPr>
          <w:rFonts w:ascii="Arial" w:hAnsi="Arial" w:cs="Arial"/>
          <w:sz w:val="22"/>
          <w:szCs w:val="22"/>
        </w:rPr>
        <w:t>such as perceptual learning</w:t>
      </w:r>
      <w:r w:rsidR="00EE4264" w:rsidRPr="05BF4C3A">
        <w:rPr>
          <w:rFonts w:ascii="Arial" w:hAnsi="Arial" w:cs="Arial"/>
          <w:sz w:val="22"/>
          <w:szCs w:val="22"/>
        </w:rPr>
        <w:t xml:space="preserve"> </w:t>
      </w:r>
      <w:r w:rsidR="007B7ADB">
        <w:rPr>
          <w:rFonts w:ascii="Arial" w:hAnsi="Arial" w:cs="Arial"/>
          <w:sz w:val="22"/>
          <w:szCs w:val="22"/>
        </w:rPr>
        <w:fldChar w:fldCharType="begin">
          <w:fldData xml:space="preserve">PEVuZE5vdGU+PENpdGU+PEF1dGhvcj5CYWxkYXNzYXJyZTwvQXV0aG9yPjxZZWFyPjIwMTI8L1ll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</w:fldData>
        </w:fldChar>
      </w:r>
      <w:r w:rsidR="00C9582F" w:rsidRPr="00CB206A">
        <w:rPr>
          <w:rFonts w:ascii="Arial" w:hAnsi="Arial" w:cs="Arial"/>
          <w:sz w:val="22"/>
          <w:szCs w:val="22"/>
        </w:rPr>
        <w:instrText xml:space="preserve"> ADDIN EN.CITE </w:instrText>
      </w:r>
      <w:r w:rsidR="00C9582F" w:rsidRPr="00CB206A">
        <w:rPr>
          <w:rFonts w:ascii="Arial" w:hAnsi="Arial" w:cs="Arial"/>
          <w:sz w:val="22"/>
          <w:szCs w:val="22"/>
        </w:rPr>
        <w:fldChar w:fldCharType="begin">
          <w:fldData xml:space="preserve">PEVuZE5vdGU+PENpdGU+PEF1dGhvcj5CYWxkYXNzYXJyZTwvQXV0aG9yPjxZZWFyPjIwMTI8L1ll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</w:fldData>
        </w:fldChar>
      </w:r>
      <w:r w:rsidR="00C9582F" w:rsidRPr="00CB206A">
        <w:rPr>
          <w:rFonts w:ascii="Arial" w:hAnsi="Arial" w:cs="Arial"/>
          <w:sz w:val="22"/>
          <w:szCs w:val="22"/>
        </w:rPr>
        <w:instrText xml:space="preserve"> ADDIN EN.CITE.DATA </w:instrText>
      </w:r>
      <w:r w:rsidR="00C9582F" w:rsidRPr="00CB206A">
        <w:rPr>
          <w:rFonts w:ascii="Arial" w:hAnsi="Arial" w:cs="Arial"/>
          <w:sz w:val="22"/>
          <w:szCs w:val="22"/>
        </w:rPr>
      </w:r>
      <w:r w:rsidR="00C9582F" w:rsidRPr="00CB206A">
        <w:rPr>
          <w:rFonts w:ascii="Arial" w:hAnsi="Arial" w:cs="Arial"/>
          <w:sz w:val="22"/>
          <w:szCs w:val="22"/>
        </w:rPr>
        <w:fldChar w:fldCharType="end"/>
      </w:r>
      <w:r w:rsidR="007B7ADB" w:rsidRPr="00CB206A">
        <w:rPr>
          <w:rFonts w:ascii="Arial" w:hAnsi="Arial" w:cs="Arial"/>
          <w:sz w:val="22"/>
          <w:szCs w:val="22"/>
        </w:rPr>
      </w:r>
      <w:r w:rsidR="007B7ADB">
        <w:rPr>
          <w:rFonts w:ascii="Arial" w:hAnsi="Arial" w:cs="Arial"/>
          <w:sz w:val="22"/>
          <w:szCs w:val="22"/>
        </w:rPr>
        <w:fldChar w:fldCharType="separate"/>
      </w:r>
      <w:r w:rsidR="00C9582F">
        <w:rPr>
          <w:rFonts w:ascii="Arial" w:hAnsi="Arial" w:cs="Arial"/>
          <w:noProof/>
          <w:sz w:val="22"/>
          <w:szCs w:val="22"/>
        </w:rPr>
        <w:t>(Baldassarre et al., 2012)</w:t>
      </w:r>
      <w:r w:rsidR="007B7ADB">
        <w:rPr>
          <w:rFonts w:ascii="Arial" w:hAnsi="Arial" w:cs="Arial"/>
          <w:sz w:val="22"/>
          <w:szCs w:val="22"/>
        </w:rPr>
        <w:fldChar w:fldCharType="end"/>
      </w:r>
      <w:r w:rsidR="009E59A0" w:rsidRPr="05BF4C3A">
        <w:rPr>
          <w:rFonts w:ascii="Arial" w:hAnsi="Arial" w:cs="Arial"/>
          <w:sz w:val="22"/>
          <w:szCs w:val="22"/>
        </w:rPr>
        <w:t>, associative learning</w:t>
      </w:r>
      <w:r w:rsidR="007B7ADB" w:rsidRPr="05BF4C3A">
        <w:rPr>
          <w:rFonts w:ascii="Arial" w:hAnsi="Arial" w:cs="Arial"/>
          <w:sz w:val="22"/>
          <w:szCs w:val="22"/>
        </w:rPr>
        <w:t xml:space="preserve"> </w:t>
      </w:r>
      <w:r w:rsidR="007B7ADB">
        <w:rPr>
          <w:rFonts w:ascii="Arial" w:hAnsi="Arial" w:cs="Arial"/>
          <w:sz w:val="22"/>
          <w:szCs w:val="22"/>
        </w:rPr>
        <w:fldChar w:fldCharType="begin">
          <w:fldData xml:space="preserve">PEVuZE5vdGU+PENpdGU+PEF1dGhvcj5Nb2hyPC9BdXRob3I+PFllYXI+MjAxNjwvWWVhcj48UmVj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</w:fldData>
        </w:fldChar>
      </w:r>
      <w:r w:rsidR="00C9582F">
        <w:rPr>
          <w:rFonts w:ascii="Arial" w:hAnsi="Arial" w:cs="Arial"/>
          <w:sz w:val="22"/>
          <w:szCs w:val="22"/>
        </w:rPr>
        <w:instrText xml:space="preserve"> ADDIN EN.CITE </w:instrText>
      </w:r>
      <w:r w:rsidR="00C9582F">
        <w:rPr>
          <w:rFonts w:ascii="Arial" w:hAnsi="Arial" w:cs="Arial"/>
          <w:sz w:val="22"/>
          <w:szCs w:val="22"/>
        </w:rPr>
        <w:fldChar w:fldCharType="begin">
          <w:fldData xml:space="preserve">PEVuZE5vdGU+PENpdGU+PEF1dGhvcj5Nb2hyPC9BdXRob3I+PFllYXI+MjAxNjwvWWVhcj48UmVj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</w:fldData>
        </w:fldChar>
      </w:r>
      <w:r w:rsidR="00C9582F">
        <w:rPr>
          <w:rFonts w:ascii="Arial" w:hAnsi="Arial" w:cs="Arial"/>
          <w:sz w:val="22"/>
          <w:szCs w:val="22"/>
        </w:rPr>
        <w:instrText xml:space="preserve"> ADDIN EN.CITE.DATA </w:instrText>
      </w:r>
      <w:r w:rsidR="00C9582F">
        <w:rPr>
          <w:rFonts w:ascii="Arial" w:hAnsi="Arial" w:cs="Arial"/>
          <w:sz w:val="22"/>
          <w:szCs w:val="22"/>
        </w:rPr>
      </w:r>
      <w:r w:rsidR="00C9582F">
        <w:rPr>
          <w:rFonts w:ascii="Arial" w:hAnsi="Arial" w:cs="Arial"/>
          <w:sz w:val="22"/>
          <w:szCs w:val="22"/>
        </w:rPr>
        <w:fldChar w:fldCharType="end"/>
      </w:r>
      <w:r w:rsidR="007B7ADB">
        <w:rPr>
          <w:rFonts w:ascii="Arial" w:hAnsi="Arial" w:cs="Arial"/>
          <w:sz w:val="22"/>
          <w:szCs w:val="22"/>
        </w:rPr>
      </w:r>
      <w:r w:rsidR="007B7ADB">
        <w:rPr>
          <w:rFonts w:ascii="Arial" w:hAnsi="Arial" w:cs="Arial"/>
          <w:sz w:val="22"/>
          <w:szCs w:val="22"/>
        </w:rPr>
        <w:fldChar w:fldCharType="separate"/>
      </w:r>
      <w:r w:rsidR="00C9582F">
        <w:rPr>
          <w:rFonts w:ascii="Arial" w:hAnsi="Arial" w:cs="Arial"/>
          <w:noProof/>
          <w:sz w:val="22"/>
          <w:szCs w:val="22"/>
        </w:rPr>
        <w:t>(Mohr et al., 2016; Kim and Voss, 2019)</w:t>
      </w:r>
      <w:r w:rsidR="007B7ADB">
        <w:rPr>
          <w:rFonts w:ascii="Arial" w:hAnsi="Arial" w:cs="Arial"/>
          <w:sz w:val="22"/>
          <w:szCs w:val="22"/>
        </w:rPr>
        <w:fldChar w:fldCharType="end"/>
      </w:r>
      <w:r w:rsidR="00977493" w:rsidRPr="05BF4C3A">
        <w:rPr>
          <w:rFonts w:ascii="Arial" w:hAnsi="Arial" w:cs="Arial"/>
          <w:sz w:val="22"/>
          <w:szCs w:val="22"/>
        </w:rPr>
        <w:t>, motor execution</w:t>
      </w:r>
      <w:r w:rsidR="1B9227C6" w:rsidRPr="05BF4C3A">
        <w:rPr>
          <w:rFonts w:ascii="Arial" w:hAnsi="Arial" w:cs="Arial"/>
          <w:sz w:val="22"/>
          <w:szCs w:val="22"/>
        </w:rPr>
        <w:t>,</w:t>
      </w:r>
      <w:r w:rsidR="00577CF6" w:rsidRPr="05BF4C3A">
        <w:rPr>
          <w:rFonts w:ascii="Arial" w:hAnsi="Arial" w:cs="Arial"/>
          <w:sz w:val="22"/>
          <w:szCs w:val="22"/>
        </w:rPr>
        <w:t xml:space="preserve"> </w:t>
      </w:r>
      <w:r w:rsidR="00143D4A">
        <w:rPr>
          <w:rFonts w:ascii="Arial" w:hAnsi="Arial" w:cs="Arial"/>
          <w:sz w:val="22"/>
          <w:szCs w:val="22"/>
        </w:rPr>
        <w:t xml:space="preserve">and </w:t>
      </w:r>
      <w:r w:rsidR="0088491F" w:rsidRPr="05BF4C3A">
        <w:rPr>
          <w:rFonts w:ascii="Arial" w:hAnsi="Arial" w:cs="Arial"/>
          <w:sz w:val="22"/>
          <w:szCs w:val="22"/>
        </w:rPr>
        <w:t>behavioral consistency</w:t>
      </w:r>
      <w:r w:rsidR="00086177">
        <w:rPr>
          <w:rFonts w:ascii="Arial" w:hAnsi="Arial" w:cs="Arial"/>
          <w:sz w:val="22"/>
          <w:szCs w:val="22"/>
        </w:rPr>
        <w:t xml:space="preserve"> </w:t>
      </w:r>
      <w:r w:rsidR="00D44C0B">
        <w:rPr>
          <w:rFonts w:ascii="Arial" w:hAnsi="Arial" w:cs="Arial"/>
          <w:sz w:val="22"/>
          <w:szCs w:val="22"/>
        </w:rPr>
        <w:fldChar w:fldCharType="begin"/>
      </w:r>
      <w:r w:rsidR="00C9582F">
        <w:rPr>
          <w:rFonts w:ascii="Arial" w:hAnsi="Arial" w:cs="Arial"/>
          <w:sz w:val="22"/>
          <w:szCs w:val="22"/>
        </w:rPr>
        <w:instrText xml:space="preserve"> ADDIN EN.CITE &lt;EndNote&gt;&lt;Cite&gt;&lt;Author&gt;Kelly&lt;/Author&gt;&lt;Year&gt;2008&lt;/Year&gt;&lt;RecNum&gt;30&lt;/RecNum&gt;&lt;DisplayText&gt;(Kelly et al., 2008)&lt;/DisplayText&gt;&lt;record&gt;&lt;rec-number&gt;30&lt;/rec-number&gt;&lt;foreign-keys&gt;&lt;key app="EN" db-id="ffr2fat05wdf98evzanv52eqvz2099wexd9w" timestamp="1585238865"&gt;30&lt;/key&gt;&lt;/foreign-keys&gt;&lt;ref-type name="Journal Article"&gt;17&lt;/ref-type&gt;&lt;contributors&gt;&lt;authors&gt;&lt;author&gt;Kelly, A. M.&lt;/author&gt;&lt;author&gt;Uddin, L. Q.&lt;/author&gt;&lt;author&gt;Biswal, B. B.&lt;/author&gt;&lt;author&gt;Castellanos, F. X.&lt;/author&gt;&lt;author&gt;Milham, M. P.&lt;/author&gt;&lt;/authors&gt;&lt;/contributors&gt;&lt;auth-address&gt;The Phyllis Green and Randolph Cowen Institute for Pediatric Neuroscience, NYU Child Study Center, New York, NY 10016, USA.&lt;/auth-address&gt;&lt;titles&gt;&lt;title&gt;Competition between functional brain networks mediates behavioral variability&lt;/title&gt;&lt;secondary-title&gt;Neuroimage&lt;/secondary-title&gt;&lt;/titles&gt;&lt;periodical&gt;&lt;full-title&gt;Neuroimage&lt;/full-title&gt;&lt;/periodical&gt;&lt;pages&gt;527-37&lt;/pages&gt;&lt;volume&gt;39&lt;/volume&gt;&lt;number&gt;1&lt;/number&gt;&lt;edition&gt;2007/10/09&lt;/edition&gt;&lt;keywords&gt;&lt;keyword&gt;Adult&lt;/keyword&gt;&lt;keyword&gt;Attention/*physiology&lt;/keyword&gt;&lt;keyword&gt;Behavior/*physiology&lt;/keyword&gt;&lt;keyword&gt;Brain/*physiology&lt;/keyword&gt;&lt;keyword&gt;Evoked Potentials/*physiology&lt;/keyword&gt;&lt;keyword&gt;Female&lt;/keyword&gt;&lt;keyword&gt;Humans&lt;/keyword&gt;&lt;keyword&gt;Magnetic Resonance Imaging&lt;/keyword&gt;&lt;keyword&gt;Male&lt;/keyword&gt;&lt;keyword&gt;Nerve Net/*physiology&lt;/keyword&gt;&lt;keyword&gt;Psychomotor Performance/*physiology&lt;/keyword&gt;&lt;/keywords&gt;&lt;dates&gt;&lt;year&gt;2008&lt;/year&gt;&lt;pub-dates&gt;&lt;date&gt;Jan 1&lt;/date&gt;&lt;/pub-dates&gt;&lt;/dates&gt;&lt;isbn&gt;1053-8119 (Print)&amp;#xD;1053-8119 (Linking)&lt;/isbn&gt;&lt;accession-num&gt;17919929&lt;/accession-num&gt;&lt;urls&gt;&lt;related-urls&gt;&lt;url&gt;https://www.ncbi.nlm.nih.gov/pubmed/17919929&lt;/url&gt;&lt;/related-urls&gt;&lt;/urls&gt;&lt;electronic-resource-num&gt;10.1016/j.neuroimage.2007.08.008&lt;/electronic-resource-num&gt;&lt;/record&gt;&lt;/Cite&gt;&lt;/EndNote&gt;</w:instrText>
      </w:r>
      <w:r w:rsidR="00D44C0B">
        <w:rPr>
          <w:rFonts w:ascii="Arial" w:hAnsi="Arial" w:cs="Arial"/>
          <w:sz w:val="22"/>
          <w:szCs w:val="22"/>
        </w:rPr>
        <w:fldChar w:fldCharType="separate"/>
      </w:r>
      <w:r w:rsidR="00C9582F">
        <w:rPr>
          <w:rFonts w:ascii="Arial" w:hAnsi="Arial" w:cs="Arial"/>
          <w:noProof/>
          <w:sz w:val="22"/>
          <w:szCs w:val="22"/>
        </w:rPr>
        <w:t>(Kelly et al., 2008)</w:t>
      </w:r>
      <w:r w:rsidR="00D44C0B">
        <w:rPr>
          <w:rFonts w:ascii="Arial" w:hAnsi="Arial" w:cs="Arial"/>
          <w:sz w:val="22"/>
          <w:szCs w:val="22"/>
        </w:rPr>
        <w:fldChar w:fldCharType="end"/>
      </w:r>
      <w:r w:rsidR="00CA58C0">
        <w:rPr>
          <w:rFonts w:ascii="Arial" w:hAnsi="Arial" w:cs="Arial"/>
          <w:sz w:val="22"/>
          <w:szCs w:val="22"/>
        </w:rPr>
        <w:t>.</w:t>
      </w:r>
      <w:r w:rsidR="00311CEB" w:rsidRPr="05BF4C3A">
        <w:rPr>
          <w:rFonts w:ascii="Arial" w:hAnsi="Arial" w:cs="Arial"/>
          <w:sz w:val="22"/>
          <w:szCs w:val="22"/>
        </w:rPr>
        <w:t xml:space="preserve"> </w:t>
      </w:r>
      <w:r w:rsidR="00081256" w:rsidRPr="05BF4C3A">
        <w:rPr>
          <w:rFonts w:ascii="Arial" w:hAnsi="Arial" w:cs="Arial"/>
          <w:sz w:val="22"/>
          <w:szCs w:val="22"/>
        </w:rPr>
        <w:t xml:space="preserve">We hypothesized </w:t>
      </w:r>
      <w:r w:rsidR="0090386A" w:rsidRPr="05BF4C3A">
        <w:rPr>
          <w:rFonts w:ascii="Arial" w:hAnsi="Arial" w:cs="Arial"/>
          <w:sz w:val="22"/>
          <w:szCs w:val="22"/>
        </w:rPr>
        <w:t xml:space="preserve">that </w:t>
      </w:r>
      <w:r w:rsidR="0D363A6D" w:rsidRPr="05BF4C3A">
        <w:rPr>
          <w:rFonts w:ascii="Arial" w:hAnsi="Arial" w:cs="Arial"/>
          <w:sz w:val="22"/>
          <w:szCs w:val="22"/>
        </w:rPr>
        <w:t xml:space="preserve">the </w:t>
      </w:r>
      <w:r w:rsidR="0090386A" w:rsidRPr="05BF4C3A">
        <w:rPr>
          <w:rFonts w:ascii="Arial" w:hAnsi="Arial" w:cs="Arial"/>
          <w:sz w:val="22"/>
          <w:szCs w:val="22"/>
        </w:rPr>
        <w:t xml:space="preserve">DMN could be more involved in </w:t>
      </w:r>
      <w:r w:rsidR="0090386A" w:rsidRPr="2C560E23">
        <w:rPr>
          <w:rFonts w:ascii="Arial" w:hAnsi="Arial" w:cs="Arial"/>
          <w:i/>
          <w:iCs/>
          <w:sz w:val="22"/>
          <w:szCs w:val="22"/>
        </w:rPr>
        <w:t>de novo</w:t>
      </w:r>
      <w:r w:rsidR="0090386A" w:rsidRPr="05BF4C3A">
        <w:rPr>
          <w:rFonts w:ascii="Arial" w:hAnsi="Arial" w:cs="Arial"/>
          <w:sz w:val="22"/>
          <w:szCs w:val="22"/>
        </w:rPr>
        <w:t xml:space="preserve"> motor </w:t>
      </w:r>
      <w:r w:rsidR="000A2816">
        <w:rPr>
          <w:rFonts w:ascii="Arial" w:hAnsi="Arial" w:cs="Arial"/>
          <w:sz w:val="22"/>
          <w:szCs w:val="22"/>
        </w:rPr>
        <w:t>task</w:t>
      </w:r>
      <w:r w:rsidR="0090386A" w:rsidRPr="05BF4C3A">
        <w:rPr>
          <w:rFonts w:ascii="Arial" w:hAnsi="Arial" w:cs="Arial"/>
          <w:sz w:val="22"/>
          <w:szCs w:val="22"/>
        </w:rPr>
        <w:t xml:space="preserve">, which </w:t>
      </w:r>
      <w:r w:rsidR="367123B6" w:rsidRPr="05BF4C3A">
        <w:rPr>
          <w:rFonts w:ascii="Arial" w:hAnsi="Arial" w:cs="Arial"/>
          <w:sz w:val="22"/>
          <w:szCs w:val="22"/>
        </w:rPr>
        <w:t xml:space="preserve">may </w:t>
      </w:r>
      <w:r w:rsidR="0006031C" w:rsidRPr="05BF4C3A">
        <w:rPr>
          <w:rFonts w:ascii="Arial" w:hAnsi="Arial" w:cs="Arial"/>
          <w:sz w:val="22"/>
          <w:szCs w:val="22"/>
        </w:rPr>
        <w:t>demand</w:t>
      </w:r>
      <w:r w:rsidR="00A87715">
        <w:rPr>
          <w:rFonts w:ascii="Arial" w:hAnsi="Arial" w:cs="Arial"/>
          <w:sz w:val="22"/>
          <w:szCs w:val="22"/>
        </w:rPr>
        <w:t xml:space="preserve"> </w:t>
      </w:r>
      <w:r w:rsidR="3D4B7E6F" w:rsidRPr="05BF4C3A">
        <w:rPr>
          <w:rFonts w:ascii="Arial" w:hAnsi="Arial" w:cs="Arial"/>
          <w:sz w:val="22"/>
          <w:szCs w:val="22"/>
        </w:rPr>
        <w:t>greater</w:t>
      </w:r>
      <w:r w:rsidR="00043B1E" w:rsidRPr="05BF4C3A">
        <w:rPr>
          <w:rFonts w:ascii="Arial" w:hAnsi="Arial" w:cs="Arial"/>
          <w:sz w:val="22"/>
          <w:szCs w:val="22"/>
        </w:rPr>
        <w:t xml:space="preserve"> </w:t>
      </w:r>
      <w:r w:rsidR="0090386A" w:rsidRPr="05BF4C3A">
        <w:rPr>
          <w:rFonts w:ascii="Arial" w:hAnsi="Arial" w:cs="Arial"/>
          <w:sz w:val="22"/>
          <w:szCs w:val="22"/>
        </w:rPr>
        <w:t xml:space="preserve">cognitive resource </w:t>
      </w:r>
      <w:r w:rsidR="00043B1E" w:rsidRPr="05BF4C3A">
        <w:rPr>
          <w:rFonts w:ascii="Arial" w:hAnsi="Arial" w:cs="Arial"/>
          <w:sz w:val="22"/>
          <w:szCs w:val="22"/>
        </w:rPr>
        <w:t xml:space="preserve">than </w:t>
      </w:r>
      <w:r w:rsidR="000A2816">
        <w:rPr>
          <w:rFonts w:ascii="Arial" w:hAnsi="Arial" w:cs="Arial"/>
          <w:sz w:val="22"/>
          <w:szCs w:val="22"/>
        </w:rPr>
        <w:t>motor adaptation task</w:t>
      </w:r>
      <w:r w:rsidR="00793DAC">
        <w:rPr>
          <w:rFonts w:ascii="Arial" w:hAnsi="Arial" w:cs="Arial"/>
          <w:sz w:val="22"/>
          <w:szCs w:val="22"/>
        </w:rPr>
        <w:t xml:space="preserve"> </w:t>
      </w:r>
      <w:r w:rsidR="006548EF">
        <w:rPr>
          <w:rFonts w:ascii="Arial" w:hAnsi="Arial" w:cs="Arial"/>
          <w:sz w:val="22"/>
          <w:szCs w:val="22"/>
        </w:rPr>
        <w:t xml:space="preserve">and </w:t>
      </w:r>
      <w:r w:rsidR="00DC67DC">
        <w:rPr>
          <w:rFonts w:ascii="Arial" w:hAnsi="Arial" w:cs="Arial"/>
          <w:sz w:val="22"/>
          <w:szCs w:val="22"/>
        </w:rPr>
        <w:t>s</w:t>
      </w:r>
      <w:r w:rsidR="00F930E6">
        <w:rPr>
          <w:rFonts w:ascii="Arial" w:hAnsi="Arial" w:cs="Arial"/>
          <w:sz w:val="22"/>
          <w:szCs w:val="22"/>
        </w:rPr>
        <w:t>equence learning task</w:t>
      </w:r>
      <w:r w:rsidR="00DC67DC">
        <w:rPr>
          <w:rFonts w:ascii="Arial" w:hAnsi="Arial" w:cs="Arial"/>
          <w:sz w:val="22"/>
          <w:szCs w:val="22"/>
        </w:rPr>
        <w:t>, which have been typically employ</w:t>
      </w:r>
      <w:r w:rsidR="00973211">
        <w:rPr>
          <w:rFonts w:ascii="Arial" w:hAnsi="Arial" w:cs="Arial"/>
          <w:sz w:val="22"/>
          <w:szCs w:val="22"/>
        </w:rPr>
        <w:t>ed in previous studies [REF]</w:t>
      </w:r>
      <w:r w:rsidR="00F02496" w:rsidRPr="05BF4C3A">
        <w:rPr>
          <w:rFonts w:ascii="Arial" w:hAnsi="Arial" w:cs="Arial"/>
          <w:sz w:val="22"/>
          <w:szCs w:val="22"/>
        </w:rPr>
        <w:t>.</w:t>
      </w:r>
      <w:r w:rsidR="00741804" w:rsidRPr="05BF4C3A">
        <w:rPr>
          <w:rFonts w:ascii="Arial" w:hAnsi="Arial" w:cs="Arial"/>
          <w:sz w:val="22"/>
          <w:szCs w:val="22"/>
        </w:rPr>
        <w:t xml:space="preserve"> </w:t>
      </w:r>
      <w:r w:rsidR="00043B1E" w:rsidRPr="05BF4C3A">
        <w:rPr>
          <w:rFonts w:ascii="Arial" w:hAnsi="Arial" w:cs="Arial"/>
          <w:sz w:val="22"/>
          <w:szCs w:val="22"/>
        </w:rPr>
        <w:t xml:space="preserve">Finally, we sought to determine to what extent the interaction between </w:t>
      </w:r>
      <w:r w:rsidR="4181CFD1" w:rsidRPr="05BF4C3A">
        <w:rPr>
          <w:rFonts w:ascii="Arial" w:hAnsi="Arial" w:cs="Arial"/>
          <w:sz w:val="22"/>
          <w:szCs w:val="22"/>
        </w:rPr>
        <w:t xml:space="preserve">the </w:t>
      </w:r>
      <w:r w:rsidR="00E5154F" w:rsidRPr="05BF4C3A">
        <w:rPr>
          <w:rFonts w:ascii="Arial" w:hAnsi="Arial" w:cs="Arial"/>
          <w:sz w:val="22"/>
          <w:szCs w:val="22"/>
        </w:rPr>
        <w:t xml:space="preserve">“task-positive” regions and </w:t>
      </w:r>
      <w:r w:rsidR="00043B1E" w:rsidRPr="05BF4C3A">
        <w:rPr>
          <w:rFonts w:ascii="Arial" w:hAnsi="Arial" w:cs="Arial"/>
          <w:sz w:val="22"/>
          <w:szCs w:val="22"/>
        </w:rPr>
        <w:t xml:space="preserve">“task-negative” DMN </w:t>
      </w:r>
      <w:r w:rsidR="00E5154F" w:rsidRPr="05BF4C3A">
        <w:rPr>
          <w:rFonts w:ascii="Arial" w:hAnsi="Arial" w:cs="Arial"/>
          <w:sz w:val="22"/>
          <w:szCs w:val="22"/>
        </w:rPr>
        <w:t xml:space="preserve">could account for </w:t>
      </w:r>
      <w:r w:rsidR="00BB1F99" w:rsidRPr="05BF4C3A">
        <w:rPr>
          <w:rFonts w:ascii="Arial" w:hAnsi="Arial" w:cs="Arial"/>
          <w:sz w:val="22"/>
          <w:szCs w:val="22"/>
        </w:rPr>
        <w:t xml:space="preserve">variability of </w:t>
      </w:r>
      <w:r w:rsidR="00E5154F" w:rsidRPr="05BF4C3A">
        <w:rPr>
          <w:rFonts w:ascii="Arial" w:hAnsi="Arial" w:cs="Arial"/>
          <w:sz w:val="22"/>
          <w:szCs w:val="22"/>
        </w:rPr>
        <w:t>individual learning performance</w:t>
      </w:r>
      <w:r w:rsidR="00482D57" w:rsidRPr="05BF4C3A">
        <w:rPr>
          <w:rFonts w:ascii="Arial" w:hAnsi="Arial" w:cs="Arial"/>
          <w:sz w:val="22"/>
          <w:szCs w:val="22"/>
        </w:rPr>
        <w:t xml:space="preserve">. </w:t>
      </w:r>
      <w:r w:rsidR="20DA586E">
        <w:rPr>
          <w:rFonts w:ascii="Arial" w:hAnsi="Arial" w:cs="Arial"/>
          <w:sz w:val="22"/>
          <w:szCs w:val="22"/>
        </w:rPr>
        <w:t>We thus believe that</w:t>
      </w:r>
      <w:r w:rsidR="00CA58C0">
        <w:rPr>
          <w:rFonts w:ascii="Arial" w:hAnsi="Arial" w:cs="Arial"/>
          <w:sz w:val="22"/>
          <w:szCs w:val="22"/>
        </w:rPr>
        <w:t xml:space="preserve"> this unique fMRI experiment </w:t>
      </w:r>
      <w:r w:rsidR="15AFD2AD">
        <w:rPr>
          <w:rFonts w:ascii="Arial" w:hAnsi="Arial" w:cs="Arial"/>
          <w:sz w:val="22"/>
          <w:szCs w:val="22"/>
        </w:rPr>
        <w:t>may contribute to</w:t>
      </w:r>
      <w:r w:rsidR="00CA58C0">
        <w:rPr>
          <w:rFonts w:ascii="Arial" w:hAnsi="Arial" w:cs="Arial"/>
          <w:sz w:val="22"/>
          <w:szCs w:val="22"/>
        </w:rPr>
        <w:t xml:space="preserve"> </w:t>
      </w:r>
      <w:r w:rsidR="5A02BF2D">
        <w:rPr>
          <w:rFonts w:ascii="Arial" w:hAnsi="Arial" w:cs="Arial"/>
          <w:sz w:val="22"/>
          <w:szCs w:val="22"/>
        </w:rPr>
        <w:t xml:space="preserve">elucidating </w:t>
      </w:r>
      <w:commentRangeStart w:id="29"/>
      <w:r w:rsidR="00CA58C0">
        <w:rPr>
          <w:rFonts w:ascii="Arial" w:hAnsi="Arial" w:cs="Arial"/>
          <w:sz w:val="22"/>
          <w:szCs w:val="22"/>
        </w:rPr>
        <w:t xml:space="preserve">the </w:t>
      </w:r>
      <w:r w:rsidR="00453E84" w:rsidRPr="05BF4C3A">
        <w:rPr>
          <w:rFonts w:ascii="Arial" w:hAnsi="Arial" w:cs="Arial"/>
          <w:sz w:val="22"/>
          <w:szCs w:val="22"/>
        </w:rPr>
        <w:t xml:space="preserve">large-scale </w:t>
      </w:r>
      <w:r w:rsidR="00CA58C0">
        <w:rPr>
          <w:rFonts w:ascii="Arial" w:hAnsi="Arial" w:cs="Arial"/>
          <w:sz w:val="22"/>
          <w:szCs w:val="22"/>
        </w:rPr>
        <w:t xml:space="preserve">representation of complex </w:t>
      </w:r>
      <w:r w:rsidR="006C3BBB" w:rsidRPr="2C560E23">
        <w:rPr>
          <w:rFonts w:ascii="Arial" w:hAnsi="Arial" w:cs="Arial"/>
          <w:i/>
          <w:iCs/>
          <w:sz w:val="22"/>
          <w:szCs w:val="22"/>
        </w:rPr>
        <w:t>de novo</w:t>
      </w:r>
      <w:r w:rsidR="006C3BBB">
        <w:rPr>
          <w:rFonts w:ascii="Arial" w:hAnsi="Arial" w:cs="Arial"/>
          <w:sz w:val="22"/>
          <w:szCs w:val="22"/>
        </w:rPr>
        <w:t xml:space="preserve"> </w:t>
      </w:r>
      <w:r w:rsidR="00CA58C0">
        <w:rPr>
          <w:rFonts w:ascii="Arial" w:hAnsi="Arial" w:cs="Arial"/>
          <w:sz w:val="22"/>
          <w:szCs w:val="22"/>
        </w:rPr>
        <w:t>motor skill</w:t>
      </w:r>
      <w:r w:rsidR="55D361B5">
        <w:rPr>
          <w:rFonts w:ascii="Arial" w:hAnsi="Arial" w:cs="Arial"/>
          <w:sz w:val="22"/>
          <w:szCs w:val="22"/>
        </w:rPr>
        <w:t xml:space="preserve"> learning</w:t>
      </w:r>
      <w:r w:rsidR="00CA58C0">
        <w:rPr>
          <w:rFonts w:ascii="Arial" w:hAnsi="Arial" w:cs="Arial"/>
          <w:sz w:val="22"/>
          <w:szCs w:val="22"/>
        </w:rPr>
        <w:t xml:space="preserve"> </w:t>
      </w:r>
      <w:r w:rsidR="00FE4656">
        <w:rPr>
          <w:rFonts w:ascii="Arial" w:hAnsi="Arial" w:cs="Arial"/>
          <w:sz w:val="22"/>
          <w:szCs w:val="22"/>
        </w:rPr>
        <w:t>through</w:t>
      </w:r>
      <w:r w:rsidR="00CA58C0">
        <w:rPr>
          <w:rFonts w:ascii="Arial" w:hAnsi="Arial" w:cs="Arial"/>
          <w:sz w:val="22"/>
          <w:szCs w:val="22"/>
        </w:rPr>
        <w:t xml:space="preserve"> </w:t>
      </w:r>
      <w:r w:rsidR="00FE4656">
        <w:rPr>
          <w:rFonts w:ascii="Arial" w:hAnsi="Arial" w:cs="Arial"/>
          <w:sz w:val="22"/>
          <w:szCs w:val="22"/>
        </w:rPr>
        <w:t xml:space="preserve">early goal-directed </w:t>
      </w:r>
      <w:r w:rsidR="006C3BBB">
        <w:rPr>
          <w:rFonts w:ascii="Arial" w:hAnsi="Arial" w:cs="Arial"/>
          <w:sz w:val="22"/>
          <w:szCs w:val="22"/>
        </w:rPr>
        <w:t>stage to late</w:t>
      </w:r>
      <w:r w:rsidR="00FE4656">
        <w:rPr>
          <w:rFonts w:ascii="Arial" w:hAnsi="Arial" w:cs="Arial"/>
          <w:sz w:val="22"/>
          <w:szCs w:val="22"/>
        </w:rPr>
        <w:t xml:space="preserve"> automatic stage of learning. </w:t>
      </w:r>
      <w:commentRangeEnd w:id="29"/>
      <w:r w:rsidR="351D1F5E">
        <w:commentReference w:id="29"/>
      </w:r>
    </w:p>
    <w:p w14:paraId="549D8936" w14:textId="3AA5CCA3" w:rsidR="00FF3893" w:rsidRDefault="00FF3893" w:rsidP="004D69CD">
      <w:pPr>
        <w:wordWrap/>
        <w:spacing w:line="360" w:lineRule="auto"/>
        <w:ind w:firstLine="720"/>
        <w:jc w:val="left"/>
        <w:rPr>
          <w:rFonts w:ascii="Arial" w:hAnsi="Arial" w:cs="Arial"/>
          <w:sz w:val="22"/>
          <w:szCs w:val="22"/>
        </w:rPr>
      </w:pPr>
    </w:p>
    <w:p w14:paraId="05A851E6" w14:textId="77777777" w:rsidR="00FF3893" w:rsidRDefault="00FF3893" w:rsidP="004D69CD">
      <w:pPr>
        <w:wordWrap/>
        <w:spacing w:line="360" w:lineRule="auto"/>
        <w:ind w:firstLine="720"/>
        <w:jc w:val="left"/>
        <w:rPr>
          <w:rFonts w:ascii="Arial" w:hAnsi="Arial" w:cs="Arial"/>
          <w:sz w:val="22"/>
          <w:szCs w:val="22"/>
        </w:rPr>
      </w:pPr>
    </w:p>
    <w:p w14:paraId="7C05EEB1" w14:textId="17ADF6AB" w:rsidR="00B07031" w:rsidRPr="004D69CD" w:rsidRDefault="00B07031" w:rsidP="004D69CD">
      <w:pPr>
        <w:wordWrap/>
        <w:spacing w:line="360" w:lineRule="auto"/>
        <w:jc w:val="left"/>
        <w:rPr>
          <w:rFonts w:ascii="Arial" w:hAnsi="Arial" w:cs="Arial"/>
          <w:sz w:val="22"/>
          <w:szCs w:val="22"/>
        </w:rPr>
      </w:pPr>
      <w:r w:rsidRPr="3E60A19C">
        <w:rPr>
          <w:rFonts w:ascii="Arial" w:hAnsi="Arial" w:cs="Arial" w:hint="eastAsia"/>
          <w:b/>
          <w:sz w:val="28"/>
          <w:szCs w:val="28"/>
        </w:rPr>
        <w:t>R</w:t>
      </w:r>
      <w:r w:rsidRPr="3E60A19C">
        <w:rPr>
          <w:rFonts w:ascii="Arial" w:hAnsi="Arial" w:cs="Arial"/>
          <w:b/>
          <w:sz w:val="28"/>
          <w:szCs w:val="28"/>
        </w:rPr>
        <w:t>esults</w:t>
      </w:r>
    </w:p>
    <w:p w14:paraId="0AA2EF2B" w14:textId="77777777" w:rsidR="00B07031" w:rsidRDefault="00B07031" w:rsidP="000F1F38">
      <w:pPr>
        <w:widowControl/>
        <w:wordWrap/>
        <w:spacing w:line="360" w:lineRule="auto"/>
        <w:jc w:val="left"/>
        <w:rPr>
          <w:rFonts w:ascii="Arial" w:hAnsi="Arial" w:cs="Arial"/>
          <w:sz w:val="28"/>
          <w:szCs w:val="28"/>
        </w:rPr>
      </w:pPr>
    </w:p>
    <w:p w14:paraId="27BE09A2" w14:textId="77777777" w:rsidR="00B07031" w:rsidRDefault="00B07031" w:rsidP="00DD494F">
      <w:pPr>
        <w:wordWrap/>
        <w:spacing w:line="360" w:lineRule="auto"/>
        <w:jc w:val="left"/>
      </w:pPr>
      <w:r w:rsidRPr="62AEB8F3">
        <w:rPr>
          <w:rFonts w:ascii="Arial" w:hAnsi="Arial" w:cs="Arial"/>
          <w:b/>
          <w:bCs/>
          <w:i/>
          <w:iCs/>
          <w:sz w:val="22"/>
          <w:szCs w:val="22"/>
        </w:rPr>
        <w:t>Behavioral analysis</w:t>
      </w:r>
    </w:p>
    <w:p w14:paraId="40844A7E" w14:textId="5A708C31" w:rsidR="00B07031" w:rsidRDefault="00B07031" w:rsidP="2C560E23">
      <w:pPr>
        <w:wordWrap/>
        <w:spacing w:line="360" w:lineRule="auto"/>
        <w:jc w:val="left"/>
        <w:rPr>
          <w:rFonts w:ascii="Arial" w:hAnsi="Arial" w:cs="Arial"/>
          <w:sz w:val="22"/>
          <w:szCs w:val="22"/>
        </w:rPr>
      </w:pPr>
      <w:r w:rsidRPr="2C560E23">
        <w:rPr>
          <w:rFonts w:ascii="Arial" w:hAnsi="Arial" w:cs="Arial"/>
          <w:sz w:val="22"/>
          <w:szCs w:val="22"/>
        </w:rPr>
        <w:lastRenderedPageBreak/>
        <w:t>As noted in our previous study</w:t>
      </w:r>
      <w:r w:rsidR="00C26FE9">
        <w:rPr>
          <w:rFonts w:ascii="Arial" w:hAnsi="Arial" w:cs="Arial"/>
          <w:sz w:val="22"/>
          <w:szCs w:val="22"/>
        </w:rPr>
        <w:t xml:space="preserve"> </w:t>
      </w:r>
      <w:r w:rsidR="00485A28">
        <w:rPr>
          <w:rFonts w:ascii="Arial" w:hAnsi="Arial" w:cs="Arial"/>
          <w:sz w:val="22"/>
          <w:szCs w:val="22"/>
        </w:rPr>
        <w:t>[</w:t>
      </w:r>
      <w:r w:rsidR="00D00461">
        <w:rPr>
          <w:rFonts w:ascii="Arial" w:hAnsi="Arial" w:cs="Arial"/>
          <w:sz w:val="22"/>
          <w:szCs w:val="22"/>
        </w:rPr>
        <w:t>REF</w:t>
      </w:r>
      <w:r w:rsidR="005D4F34">
        <w:rPr>
          <w:rFonts w:ascii="Arial" w:hAnsi="Arial" w:cs="Arial"/>
          <w:sz w:val="22"/>
          <w:szCs w:val="22"/>
        </w:rPr>
        <w:t>]</w:t>
      </w:r>
      <w:r w:rsidRPr="2C560E23">
        <w:rPr>
          <w:rFonts w:ascii="Arial" w:hAnsi="Arial" w:cs="Arial"/>
          <w:sz w:val="22"/>
          <w:szCs w:val="22"/>
        </w:rPr>
        <w:t xml:space="preserve">, participants’ </w:t>
      </w:r>
      <w:r w:rsidR="0FC76944" w:rsidRPr="2C560E23">
        <w:rPr>
          <w:rFonts w:ascii="Arial" w:hAnsi="Arial" w:cs="Arial"/>
          <w:sz w:val="22"/>
          <w:szCs w:val="22"/>
        </w:rPr>
        <w:t>performance</w:t>
      </w:r>
      <w:r w:rsidRPr="2C560E23">
        <w:rPr>
          <w:rFonts w:ascii="Arial" w:hAnsi="Arial" w:cs="Arial"/>
          <w:sz w:val="22"/>
          <w:szCs w:val="22"/>
        </w:rPr>
        <w:t xml:space="preserve"> significant</w:t>
      </w:r>
      <w:r w:rsidR="007B5A35">
        <w:rPr>
          <w:rFonts w:ascii="Arial" w:hAnsi="Arial" w:cs="Arial"/>
          <w:sz w:val="22"/>
          <w:szCs w:val="22"/>
        </w:rPr>
        <w:t>ly improved</w:t>
      </w:r>
      <w:r w:rsidRPr="2C560E23">
        <w:rPr>
          <w:rFonts w:ascii="Arial" w:hAnsi="Arial" w:cs="Arial"/>
          <w:sz w:val="22"/>
          <w:szCs w:val="22"/>
        </w:rPr>
        <w:t xml:space="preserve"> after extensive training</w:t>
      </w:r>
      <w:r w:rsidR="00291779">
        <w:rPr>
          <w:rFonts w:ascii="Arial" w:hAnsi="Arial" w:cs="Arial" w:hint="eastAsia"/>
          <w:sz w:val="22"/>
          <w:szCs w:val="22"/>
        </w:rPr>
        <w:t xml:space="preserve"> </w:t>
      </w:r>
      <w:r w:rsidR="00291779">
        <w:rPr>
          <w:rFonts w:ascii="Arial" w:hAnsi="Arial" w:cs="Arial"/>
          <w:sz w:val="22"/>
          <w:szCs w:val="22"/>
        </w:rPr>
        <w:t>in terms of</w:t>
      </w:r>
      <w:r w:rsidR="06BCE951" w:rsidRPr="2C560E23">
        <w:rPr>
          <w:rFonts w:ascii="Arial" w:hAnsi="Arial" w:cs="Arial"/>
          <w:sz w:val="22"/>
          <w:szCs w:val="22"/>
        </w:rPr>
        <w:t xml:space="preserve"> </w:t>
      </w:r>
      <w:r w:rsidR="003058C9">
        <w:rPr>
          <w:rFonts w:ascii="Arial" w:hAnsi="Arial" w:cs="Arial"/>
          <w:sz w:val="22"/>
          <w:szCs w:val="22"/>
        </w:rPr>
        <w:t xml:space="preserve">the </w:t>
      </w:r>
      <w:r w:rsidR="06BCE951" w:rsidRPr="2C560E23">
        <w:rPr>
          <w:rFonts w:ascii="Arial" w:hAnsi="Arial" w:cs="Arial"/>
          <w:sz w:val="22"/>
          <w:szCs w:val="22"/>
        </w:rPr>
        <w:t>success rate (</w:t>
      </w:r>
      <w:r w:rsidR="7A1BB7F6" w:rsidRPr="2C560E23">
        <w:rPr>
          <w:rFonts w:ascii="Arial" w:hAnsi="Arial" w:cs="Arial"/>
          <w:sz w:val="22"/>
          <w:szCs w:val="22"/>
        </w:rPr>
        <w:t xml:space="preserve">Figure 1C, lower panels; </w:t>
      </w:r>
      <w:r w:rsidR="6C5BD104" w:rsidRPr="2C560E23">
        <w:rPr>
          <w:rFonts w:ascii="Arial" w:hAnsi="Arial" w:cs="Arial"/>
          <w:sz w:val="22"/>
          <w:szCs w:val="22"/>
        </w:rPr>
        <w:t xml:space="preserve">paired </w:t>
      </w:r>
      <w:r w:rsidR="6C5BD104" w:rsidRPr="2C560E23">
        <w:rPr>
          <w:rFonts w:ascii="Arial" w:hAnsi="Arial" w:cs="Arial"/>
          <w:i/>
          <w:iCs/>
          <w:sz w:val="22"/>
          <w:szCs w:val="22"/>
        </w:rPr>
        <w:t>t</w:t>
      </w:r>
      <w:r w:rsidR="6C5BD104" w:rsidRPr="2C560E23">
        <w:rPr>
          <w:rFonts w:ascii="Arial" w:hAnsi="Arial" w:cs="Arial"/>
          <w:sz w:val="22"/>
          <w:szCs w:val="22"/>
        </w:rPr>
        <w:t>-test:</w:t>
      </w:r>
      <w:r w:rsidR="0ABE2A9A" w:rsidRPr="2C560E23">
        <w:rPr>
          <w:rFonts w:ascii="Arial" w:hAnsi="Arial" w:cs="Arial"/>
          <w:sz w:val="22"/>
          <w:szCs w:val="22"/>
        </w:rPr>
        <w:t xml:space="preserve"> </w:t>
      </w:r>
      <w:r w:rsidR="0ABE2A9A" w:rsidRPr="00DD494F">
        <w:rPr>
          <w:rFonts w:ascii="Arial" w:hAnsi="Arial" w:cs="Arial"/>
          <w:i/>
          <w:iCs/>
          <w:sz w:val="22"/>
          <w:szCs w:val="22"/>
        </w:rPr>
        <w:t>T</w:t>
      </w:r>
      <w:r w:rsidR="0ABE2A9A" w:rsidRPr="2C560E23">
        <w:rPr>
          <w:rFonts w:ascii="Arial" w:hAnsi="Arial" w:cs="Arial"/>
          <w:sz w:val="22"/>
          <w:szCs w:val="22"/>
        </w:rPr>
        <w:t>(29) = 15.81,</w:t>
      </w:r>
      <w:r w:rsidR="6C5BD104" w:rsidRPr="2C560E23">
        <w:rPr>
          <w:rFonts w:ascii="Arial" w:hAnsi="Arial" w:cs="Arial"/>
          <w:sz w:val="22"/>
          <w:szCs w:val="22"/>
        </w:rPr>
        <w:t xml:space="preserve"> </w:t>
      </w:r>
      <w:r w:rsidR="6C5BD104" w:rsidRPr="2C560E23">
        <w:rPr>
          <w:rFonts w:ascii="Arial" w:hAnsi="Arial" w:cs="Arial"/>
          <w:i/>
          <w:iCs/>
          <w:sz w:val="22"/>
          <w:szCs w:val="22"/>
        </w:rPr>
        <w:t>p</w:t>
      </w:r>
      <w:r w:rsidR="6C5BD104" w:rsidRPr="2C560E23">
        <w:rPr>
          <w:rFonts w:ascii="Arial" w:hAnsi="Arial" w:cs="Arial"/>
          <w:sz w:val="22"/>
          <w:szCs w:val="22"/>
        </w:rPr>
        <w:t xml:space="preserve"> </w:t>
      </w:r>
      <w:r w:rsidR="45E0BC1C" w:rsidRPr="2C560E23">
        <w:rPr>
          <w:rFonts w:ascii="Arial" w:hAnsi="Arial" w:cs="Arial"/>
          <w:sz w:val="22"/>
          <w:szCs w:val="22"/>
        </w:rPr>
        <w:t>&lt;</w:t>
      </w:r>
      <w:r w:rsidR="6C5BD104" w:rsidRPr="2C560E23">
        <w:rPr>
          <w:rFonts w:ascii="Arial" w:hAnsi="Arial" w:cs="Arial"/>
          <w:sz w:val="22"/>
          <w:szCs w:val="22"/>
        </w:rPr>
        <w:t xml:space="preserve"> </w:t>
      </w:r>
      <w:r w:rsidR="3078BCC6" w:rsidRPr="2C560E23">
        <w:rPr>
          <w:rFonts w:ascii="Arial" w:hAnsi="Arial" w:cs="Arial"/>
          <w:sz w:val="22"/>
          <w:szCs w:val="22"/>
        </w:rPr>
        <w:t>10</w:t>
      </w:r>
      <w:r w:rsidR="3078BCC6" w:rsidRPr="00DD494F">
        <w:rPr>
          <w:rFonts w:ascii="Arial" w:hAnsi="Arial" w:cs="Arial"/>
          <w:sz w:val="22"/>
          <w:szCs w:val="22"/>
          <w:vertAlign w:val="superscript"/>
        </w:rPr>
        <w:t>-3</w:t>
      </w:r>
      <w:r w:rsidR="6C5BD104" w:rsidRPr="2C560E23">
        <w:rPr>
          <w:rFonts w:ascii="Arial" w:hAnsi="Arial" w:cs="Arial"/>
          <w:sz w:val="22"/>
          <w:szCs w:val="22"/>
        </w:rPr>
        <w:t xml:space="preserve">; </w:t>
      </w:r>
      <w:r w:rsidR="06BCE951" w:rsidRPr="2C560E23">
        <w:rPr>
          <w:rFonts w:ascii="Arial" w:hAnsi="Arial" w:cs="Arial"/>
          <w:sz w:val="22"/>
          <w:szCs w:val="22"/>
        </w:rPr>
        <w:t xml:space="preserve">calculated as the proportion of the time during which the cursor was on the target </w:t>
      </w:r>
      <w:r w:rsidR="144C5DA6" w:rsidRPr="2C560E23">
        <w:rPr>
          <w:rFonts w:ascii="Arial" w:hAnsi="Arial" w:cs="Arial"/>
          <w:sz w:val="22"/>
          <w:szCs w:val="22"/>
        </w:rPr>
        <w:t>in</w:t>
      </w:r>
      <w:r w:rsidR="06BCE951" w:rsidRPr="2C560E23">
        <w:rPr>
          <w:rFonts w:ascii="Arial" w:hAnsi="Arial" w:cs="Arial"/>
          <w:sz w:val="22"/>
          <w:szCs w:val="22"/>
        </w:rPr>
        <w:t xml:space="preserve"> the practiced mapping)</w:t>
      </w:r>
      <w:r w:rsidR="00FD2AFA">
        <w:rPr>
          <w:rFonts w:ascii="Arial" w:hAnsi="Arial" w:cs="Arial"/>
          <w:sz w:val="22"/>
          <w:szCs w:val="22"/>
        </w:rPr>
        <w:t xml:space="preserve"> and </w:t>
      </w:r>
      <w:r w:rsidR="007B5A35">
        <w:rPr>
          <w:rFonts w:ascii="Arial" w:hAnsi="Arial" w:cs="Arial"/>
          <w:sz w:val="22"/>
          <w:szCs w:val="22"/>
        </w:rPr>
        <w:t>the cursor trajectories between targets became</w:t>
      </w:r>
      <w:r w:rsidR="00B8561D">
        <w:rPr>
          <w:rFonts w:ascii="Arial" w:hAnsi="Arial" w:cs="Arial"/>
          <w:sz w:val="22"/>
          <w:szCs w:val="22"/>
        </w:rPr>
        <w:t xml:space="preserve"> </w:t>
      </w:r>
      <w:r w:rsidR="007B7EE5">
        <w:rPr>
          <w:rFonts w:ascii="Arial" w:hAnsi="Arial" w:cs="Arial"/>
          <w:sz w:val="22"/>
          <w:szCs w:val="22"/>
        </w:rPr>
        <w:t xml:space="preserve">straighter </w:t>
      </w:r>
      <w:r w:rsidR="00EE13B1">
        <w:rPr>
          <w:rFonts w:ascii="Arial" w:hAnsi="Arial" w:cs="Arial"/>
          <w:sz w:val="22"/>
          <w:szCs w:val="22"/>
        </w:rPr>
        <w:t xml:space="preserve">in the later stage of learning </w:t>
      </w:r>
      <w:r w:rsidR="789916E9" w:rsidRPr="2C560E23">
        <w:rPr>
          <w:rFonts w:ascii="Arial" w:hAnsi="Arial" w:cs="Arial"/>
          <w:sz w:val="22"/>
          <w:szCs w:val="22"/>
        </w:rPr>
        <w:t>(</w:t>
      </w:r>
      <w:r w:rsidR="008B5C2F">
        <w:rPr>
          <w:rFonts w:ascii="Arial" w:hAnsi="Arial" w:cs="Arial"/>
          <w:sz w:val="22"/>
          <w:szCs w:val="22"/>
        </w:rPr>
        <w:t>an example</w:t>
      </w:r>
      <w:r w:rsidR="25EEF6A1" w:rsidRPr="2C560E23">
        <w:rPr>
          <w:rFonts w:ascii="Arial" w:hAnsi="Arial" w:cs="Arial"/>
          <w:sz w:val="22"/>
          <w:szCs w:val="22"/>
        </w:rPr>
        <w:t xml:space="preserve"> from a representative participant are shown in </w:t>
      </w:r>
      <w:r w:rsidR="789916E9" w:rsidRPr="2C560E23">
        <w:rPr>
          <w:rFonts w:ascii="Arial" w:hAnsi="Arial" w:cs="Arial"/>
          <w:sz w:val="22"/>
          <w:szCs w:val="22"/>
        </w:rPr>
        <w:t>Figure 1</w:t>
      </w:r>
      <w:r w:rsidR="4A92C7B7" w:rsidRPr="2C560E23">
        <w:rPr>
          <w:rFonts w:ascii="Arial" w:hAnsi="Arial" w:cs="Arial"/>
          <w:sz w:val="22"/>
          <w:szCs w:val="22"/>
        </w:rPr>
        <w:t>C, upper panels</w:t>
      </w:r>
      <w:r w:rsidR="789916E9" w:rsidRPr="2C560E23">
        <w:rPr>
          <w:rFonts w:ascii="Arial" w:hAnsi="Arial" w:cs="Arial"/>
          <w:sz w:val="22"/>
          <w:szCs w:val="22"/>
        </w:rPr>
        <w:t>)</w:t>
      </w:r>
      <w:r w:rsidR="008D06EB">
        <w:rPr>
          <w:rFonts w:ascii="Arial" w:hAnsi="Arial" w:cs="Arial"/>
          <w:sz w:val="22"/>
          <w:szCs w:val="22"/>
        </w:rPr>
        <w:t>.</w:t>
      </w:r>
    </w:p>
    <w:p w14:paraId="2E2A97EB" w14:textId="77777777" w:rsidR="00B07031" w:rsidRDefault="00B07031" w:rsidP="00583E33">
      <w:pPr>
        <w:wordWrap/>
        <w:spacing w:line="360" w:lineRule="auto"/>
        <w:jc w:val="left"/>
        <w:rPr>
          <w:rFonts w:ascii="Arial" w:hAnsi="Arial" w:cs="Arial"/>
          <w:sz w:val="28"/>
          <w:szCs w:val="28"/>
        </w:rPr>
      </w:pPr>
    </w:p>
    <w:p w14:paraId="3312EB89" w14:textId="1FB015C6" w:rsidR="00B07031" w:rsidRPr="00B94368" w:rsidRDefault="00B07031" w:rsidP="2C560E23">
      <w:pPr>
        <w:widowControl/>
        <w:wordWrap/>
        <w:spacing w:line="360" w:lineRule="auto"/>
        <w:jc w:val="left"/>
        <w:rPr>
          <w:rFonts w:ascii="Arial" w:hAnsi="Arial" w:cs="Arial"/>
          <w:b/>
          <w:bCs/>
          <w:i/>
          <w:iCs/>
          <w:sz w:val="22"/>
          <w:szCs w:val="22"/>
        </w:rPr>
      </w:pPr>
      <w:r w:rsidRPr="2C560E23">
        <w:rPr>
          <w:rFonts w:ascii="Arial" w:hAnsi="Arial" w:cs="Arial"/>
          <w:b/>
          <w:bCs/>
          <w:i/>
          <w:iCs/>
          <w:sz w:val="22"/>
          <w:szCs w:val="22"/>
        </w:rPr>
        <w:t>Regional average activations cannot discriminate target</w:t>
      </w:r>
      <w:r w:rsidR="004B209F" w:rsidRPr="2C560E23">
        <w:rPr>
          <w:rFonts w:ascii="Arial" w:hAnsi="Arial" w:cs="Arial"/>
          <w:b/>
          <w:bCs/>
          <w:i/>
          <w:iCs/>
          <w:sz w:val="22"/>
          <w:szCs w:val="22"/>
        </w:rPr>
        <w:t>s</w:t>
      </w:r>
    </w:p>
    <w:p w14:paraId="5D946308" w14:textId="37CBAA35" w:rsidR="00AA3DFC" w:rsidRPr="00692367" w:rsidRDefault="020F7DB9" w:rsidP="00AA3DFC">
      <w:pPr>
        <w:widowControl/>
        <w:wordWrap/>
        <w:spacing w:line="360" w:lineRule="auto"/>
        <w:jc w:val="left"/>
        <w:rPr>
          <w:rFonts w:ascii="Arial" w:hAnsi="Arial" w:cs="Arial"/>
          <w:sz w:val="22"/>
          <w:szCs w:val="22"/>
        </w:rPr>
      </w:pPr>
      <w:r w:rsidRPr="2C560E23">
        <w:rPr>
          <w:rFonts w:ascii="Arial" w:hAnsi="Arial" w:cs="Arial"/>
          <w:sz w:val="22"/>
          <w:szCs w:val="22"/>
        </w:rPr>
        <w:t xml:space="preserve">To examine whether </w:t>
      </w:r>
      <w:r w:rsidR="00F94147" w:rsidRPr="2C560E23">
        <w:rPr>
          <w:rFonts w:ascii="Arial" w:hAnsi="Arial" w:cs="Arial"/>
          <w:sz w:val="22"/>
          <w:szCs w:val="22"/>
        </w:rPr>
        <w:t>overall fMRI activit</w:t>
      </w:r>
      <w:r w:rsidR="045363AA" w:rsidRPr="2C560E23">
        <w:rPr>
          <w:rFonts w:ascii="Arial" w:hAnsi="Arial" w:cs="Arial"/>
          <w:sz w:val="22"/>
          <w:szCs w:val="22"/>
        </w:rPr>
        <w:t>ies</w:t>
      </w:r>
      <w:r w:rsidR="00F94147" w:rsidRPr="2C560E23">
        <w:rPr>
          <w:rFonts w:ascii="Arial" w:hAnsi="Arial" w:cs="Arial"/>
          <w:sz w:val="22"/>
          <w:szCs w:val="22"/>
        </w:rPr>
        <w:t xml:space="preserve"> associated with </w:t>
      </w:r>
      <w:r w:rsidRPr="2C560E23">
        <w:rPr>
          <w:rFonts w:ascii="Arial" w:hAnsi="Arial" w:cs="Arial"/>
          <w:sz w:val="22"/>
          <w:szCs w:val="22"/>
        </w:rPr>
        <w:t xml:space="preserve">the four targets </w:t>
      </w:r>
      <w:r w:rsidR="0F7576A8" w:rsidRPr="2C560E23">
        <w:rPr>
          <w:rFonts w:ascii="Arial" w:hAnsi="Arial" w:cs="Arial"/>
          <w:sz w:val="22"/>
          <w:szCs w:val="22"/>
        </w:rPr>
        <w:t>were</w:t>
      </w:r>
      <w:r w:rsidRPr="2C560E23">
        <w:rPr>
          <w:rFonts w:ascii="Arial" w:hAnsi="Arial" w:cs="Arial"/>
          <w:sz w:val="22"/>
          <w:szCs w:val="22"/>
        </w:rPr>
        <w:t xml:space="preserve"> </w:t>
      </w:r>
      <w:r w:rsidR="00F94147" w:rsidRPr="2C560E23">
        <w:rPr>
          <w:rFonts w:ascii="Arial" w:hAnsi="Arial" w:cs="Arial"/>
          <w:sz w:val="22"/>
          <w:szCs w:val="22"/>
        </w:rPr>
        <w:t>different</w:t>
      </w:r>
      <w:r w:rsidRPr="2C560E23">
        <w:rPr>
          <w:rFonts w:ascii="Arial" w:hAnsi="Arial" w:cs="Arial"/>
          <w:sz w:val="22"/>
          <w:szCs w:val="22"/>
        </w:rPr>
        <w:t xml:space="preserve">, we </w:t>
      </w:r>
      <w:r w:rsidR="5F7687B1" w:rsidRPr="2C560E23">
        <w:rPr>
          <w:rFonts w:ascii="Arial" w:hAnsi="Arial" w:cs="Arial"/>
          <w:sz w:val="22"/>
          <w:szCs w:val="22"/>
        </w:rPr>
        <w:t xml:space="preserve">conducted whole-brain ANOVA </w:t>
      </w:r>
      <w:r w:rsidR="002504A8" w:rsidRPr="2C560E23">
        <w:rPr>
          <w:rFonts w:ascii="Arial" w:hAnsi="Arial" w:cs="Arial"/>
          <w:sz w:val="22"/>
          <w:szCs w:val="22"/>
        </w:rPr>
        <w:t>based on a univariate general linear model (GLM)</w:t>
      </w:r>
      <w:r w:rsidR="5F7687B1" w:rsidRPr="2C560E23">
        <w:rPr>
          <w:rFonts w:ascii="Arial" w:hAnsi="Arial" w:cs="Arial"/>
          <w:sz w:val="22"/>
          <w:szCs w:val="22"/>
        </w:rPr>
        <w:t xml:space="preserve">. In both Early and </w:t>
      </w:r>
      <w:r w:rsidR="07C3BADD" w:rsidRPr="2C560E23">
        <w:rPr>
          <w:rFonts w:ascii="Arial" w:hAnsi="Arial" w:cs="Arial"/>
          <w:sz w:val="22"/>
          <w:szCs w:val="22"/>
        </w:rPr>
        <w:t xml:space="preserve">Late stages, a single significant cluster was found </w:t>
      </w:r>
      <w:r w:rsidR="00C26702" w:rsidRPr="2C560E23">
        <w:rPr>
          <w:rFonts w:ascii="Arial" w:hAnsi="Arial" w:cs="Arial"/>
          <w:sz w:val="22"/>
          <w:szCs w:val="22"/>
        </w:rPr>
        <w:t xml:space="preserve">only </w:t>
      </w:r>
      <w:r w:rsidR="07C3BADD" w:rsidRPr="2C560E23">
        <w:rPr>
          <w:rFonts w:ascii="Arial" w:hAnsi="Arial" w:cs="Arial"/>
          <w:sz w:val="22"/>
          <w:szCs w:val="22"/>
        </w:rPr>
        <w:t>in the visual netwo</w:t>
      </w:r>
      <w:r w:rsidR="41D3BE3C" w:rsidRPr="2C560E23">
        <w:rPr>
          <w:rFonts w:ascii="Arial" w:hAnsi="Arial" w:cs="Arial"/>
          <w:sz w:val="22"/>
          <w:szCs w:val="22"/>
        </w:rPr>
        <w:t>rk</w:t>
      </w:r>
      <w:r w:rsidR="68A8E311" w:rsidRPr="2C560E23">
        <w:rPr>
          <w:rFonts w:ascii="Arial" w:hAnsi="Arial" w:cs="Arial"/>
          <w:sz w:val="22"/>
          <w:szCs w:val="22"/>
        </w:rPr>
        <w:t>, specifically encompassing the bilateral occipital pole, lingual gyrus, and occipital fusiform gyrus</w:t>
      </w:r>
      <w:r w:rsidR="2CD80E7E" w:rsidRPr="2C560E23">
        <w:rPr>
          <w:rFonts w:ascii="Arial" w:hAnsi="Arial" w:cs="Arial"/>
          <w:sz w:val="22"/>
          <w:szCs w:val="22"/>
        </w:rPr>
        <w:t xml:space="preserve"> </w:t>
      </w:r>
      <w:r w:rsidR="7F547330" w:rsidRPr="2C560E23">
        <w:rPr>
          <w:rFonts w:ascii="Arial" w:hAnsi="Arial" w:cs="Arial"/>
          <w:sz w:val="22"/>
          <w:szCs w:val="22"/>
        </w:rPr>
        <w:t>(</w:t>
      </w:r>
      <w:commentRangeStart w:id="30"/>
      <w:r w:rsidR="00493A23" w:rsidRPr="2C560E23">
        <w:rPr>
          <w:rFonts w:ascii="Arial" w:hAnsi="Arial" w:cs="Arial"/>
          <w:sz w:val="22"/>
          <w:szCs w:val="22"/>
        </w:rPr>
        <w:t xml:space="preserve">voxel-wise </w:t>
      </w:r>
      <w:r w:rsidR="00493A23" w:rsidRPr="2C560E23">
        <w:rPr>
          <w:rFonts w:ascii="Arial" w:hAnsi="Arial" w:cs="Arial"/>
          <w:i/>
          <w:iCs/>
          <w:sz w:val="22"/>
          <w:szCs w:val="22"/>
        </w:rPr>
        <w:t>p</w:t>
      </w:r>
      <w:r w:rsidR="00493A23" w:rsidRPr="2C560E23">
        <w:rPr>
          <w:rFonts w:ascii="Arial" w:hAnsi="Arial" w:cs="Arial"/>
          <w:sz w:val="22"/>
          <w:szCs w:val="22"/>
        </w:rPr>
        <w:t xml:space="preserve"> &lt; 0.001, </w:t>
      </w:r>
      <w:r w:rsidR="5F50FAC2" w:rsidRPr="2C560E23">
        <w:rPr>
          <w:rFonts w:ascii="Arial" w:hAnsi="Arial" w:cs="Arial"/>
          <w:sz w:val="22"/>
          <w:szCs w:val="22"/>
        </w:rPr>
        <w:t>FWE</w:t>
      </w:r>
      <w:r w:rsidR="00493A23" w:rsidRPr="2C560E23">
        <w:rPr>
          <w:rFonts w:ascii="Arial" w:hAnsi="Arial" w:cs="Arial"/>
          <w:sz w:val="22"/>
          <w:szCs w:val="22"/>
        </w:rPr>
        <w:t xml:space="preserve">-corrected </w:t>
      </w:r>
      <w:r w:rsidR="00493A23" w:rsidRPr="2C560E23">
        <w:rPr>
          <w:rFonts w:ascii="Arial" w:hAnsi="Arial" w:cs="Arial"/>
          <w:i/>
          <w:iCs/>
          <w:sz w:val="22"/>
          <w:szCs w:val="22"/>
        </w:rPr>
        <w:t>p</w:t>
      </w:r>
      <w:r w:rsidR="00493A23" w:rsidRPr="2C560E23">
        <w:rPr>
          <w:rFonts w:ascii="Arial" w:hAnsi="Arial" w:cs="Arial"/>
          <w:sz w:val="22"/>
          <w:szCs w:val="22"/>
        </w:rPr>
        <w:t xml:space="preserve"> &lt; 0</w:t>
      </w:r>
      <w:r w:rsidR="002F4C9A" w:rsidRPr="2C560E23">
        <w:rPr>
          <w:rFonts w:ascii="Arial" w:hAnsi="Arial" w:cs="Arial"/>
          <w:sz w:val="22"/>
          <w:szCs w:val="22"/>
        </w:rPr>
        <w:t>.</w:t>
      </w:r>
      <w:r w:rsidR="258D805E" w:rsidRPr="2C560E23">
        <w:rPr>
          <w:rFonts w:ascii="Arial" w:hAnsi="Arial" w:cs="Arial"/>
          <w:sz w:val="22"/>
          <w:szCs w:val="22"/>
        </w:rPr>
        <w:t>05</w:t>
      </w:r>
      <w:r w:rsidR="00493A23" w:rsidRPr="2C560E23">
        <w:rPr>
          <w:rFonts w:ascii="Arial" w:hAnsi="Arial" w:cs="Arial"/>
          <w:sz w:val="22"/>
          <w:szCs w:val="22"/>
        </w:rPr>
        <w:t>, Table X</w:t>
      </w:r>
      <w:commentRangeEnd w:id="30"/>
      <w:r w:rsidR="00047FE4">
        <w:rPr>
          <w:rStyle w:val="CommentReference"/>
        </w:rPr>
        <w:commentReference w:id="30"/>
      </w:r>
      <w:r w:rsidR="00493A23" w:rsidRPr="2C560E23">
        <w:rPr>
          <w:rFonts w:ascii="Arial" w:hAnsi="Arial" w:cs="Arial"/>
          <w:sz w:val="22"/>
          <w:szCs w:val="22"/>
        </w:rPr>
        <w:t>)</w:t>
      </w:r>
      <w:r w:rsidR="007277B1" w:rsidRPr="2C560E23">
        <w:rPr>
          <w:rFonts w:ascii="Arial" w:hAnsi="Arial" w:cs="Arial"/>
          <w:sz w:val="22"/>
          <w:szCs w:val="22"/>
        </w:rPr>
        <w:t xml:space="preserve">. </w:t>
      </w:r>
      <w:r w:rsidR="00EF6DA4" w:rsidRPr="2C560E23">
        <w:rPr>
          <w:rFonts w:ascii="Arial" w:hAnsi="Arial" w:cs="Arial"/>
          <w:sz w:val="22"/>
          <w:szCs w:val="22"/>
        </w:rPr>
        <w:t xml:space="preserve">This result </w:t>
      </w:r>
      <w:r w:rsidR="00196E3D" w:rsidRPr="2C560E23">
        <w:rPr>
          <w:rFonts w:ascii="Arial" w:hAnsi="Arial" w:cs="Arial"/>
          <w:sz w:val="22"/>
          <w:szCs w:val="22"/>
        </w:rPr>
        <w:t xml:space="preserve">is not surprising as </w:t>
      </w:r>
      <w:r w:rsidR="00EF6DA4" w:rsidRPr="2C560E23">
        <w:rPr>
          <w:rFonts w:ascii="Arial" w:hAnsi="Arial" w:cs="Arial"/>
          <w:sz w:val="22"/>
          <w:szCs w:val="22"/>
        </w:rPr>
        <w:t>four different targets would be retinotopically mapped in the</w:t>
      </w:r>
      <w:r w:rsidR="003A40C2" w:rsidRPr="2C560E23">
        <w:rPr>
          <w:rFonts w:ascii="Arial" w:hAnsi="Arial" w:cs="Arial"/>
          <w:sz w:val="22"/>
          <w:szCs w:val="22"/>
        </w:rPr>
        <w:t xml:space="preserve"> </w:t>
      </w:r>
      <w:r w:rsidR="00EF6DA4" w:rsidRPr="2C560E23">
        <w:rPr>
          <w:rFonts w:ascii="Arial" w:hAnsi="Arial" w:cs="Arial"/>
          <w:sz w:val="22"/>
          <w:szCs w:val="22"/>
        </w:rPr>
        <w:t>visual cortex</w:t>
      </w:r>
      <w:r w:rsidR="00196E3D" w:rsidRPr="2C560E23">
        <w:rPr>
          <w:rFonts w:ascii="Arial" w:hAnsi="Arial" w:cs="Arial"/>
          <w:sz w:val="22"/>
          <w:szCs w:val="22"/>
        </w:rPr>
        <w:t xml:space="preserve">, </w:t>
      </w:r>
      <w:r w:rsidR="00CF5D17">
        <w:rPr>
          <w:rFonts w:ascii="Arial" w:hAnsi="Arial" w:cs="Arial"/>
          <w:sz w:val="22"/>
          <w:szCs w:val="22"/>
        </w:rPr>
        <w:t>resulting in</w:t>
      </w:r>
      <w:r w:rsidR="00CF5D17" w:rsidRPr="2C560E23">
        <w:rPr>
          <w:rFonts w:ascii="Arial" w:hAnsi="Arial" w:cs="Arial"/>
          <w:sz w:val="22"/>
          <w:szCs w:val="22"/>
        </w:rPr>
        <w:t xml:space="preserve"> </w:t>
      </w:r>
      <w:r w:rsidR="00196E3D" w:rsidRPr="2C560E23">
        <w:rPr>
          <w:rFonts w:ascii="Arial" w:hAnsi="Arial" w:cs="Arial"/>
          <w:sz w:val="22"/>
          <w:szCs w:val="22"/>
        </w:rPr>
        <w:t xml:space="preserve">the </w:t>
      </w:r>
      <w:r w:rsidR="00982504" w:rsidRPr="2C560E23">
        <w:rPr>
          <w:rFonts w:ascii="Arial" w:hAnsi="Arial" w:cs="Arial"/>
          <w:sz w:val="22"/>
          <w:szCs w:val="22"/>
        </w:rPr>
        <w:t>regional</w:t>
      </w:r>
      <w:r w:rsidR="00196E3D" w:rsidRPr="2C560E23">
        <w:rPr>
          <w:rFonts w:ascii="Arial" w:hAnsi="Arial" w:cs="Arial"/>
          <w:sz w:val="22"/>
          <w:szCs w:val="22"/>
        </w:rPr>
        <w:t xml:space="preserve"> difference in fMRI activity</w:t>
      </w:r>
      <w:r w:rsidR="004239EB" w:rsidRPr="2C560E23">
        <w:rPr>
          <w:rFonts w:ascii="Arial" w:hAnsi="Arial" w:cs="Arial"/>
          <w:sz w:val="22"/>
          <w:szCs w:val="22"/>
        </w:rPr>
        <w:t xml:space="preserve"> [REF]</w:t>
      </w:r>
      <w:r w:rsidR="00196E3D" w:rsidRPr="2C560E23">
        <w:rPr>
          <w:rFonts w:ascii="Arial" w:hAnsi="Arial" w:cs="Arial"/>
          <w:sz w:val="22"/>
          <w:szCs w:val="22"/>
        </w:rPr>
        <w:t xml:space="preserve">. </w:t>
      </w:r>
      <w:r w:rsidR="003D301C">
        <w:rPr>
          <w:rFonts w:ascii="Arial" w:hAnsi="Arial" w:cs="Arial"/>
          <w:sz w:val="22"/>
          <w:szCs w:val="22"/>
        </w:rPr>
        <w:t>Outside</w:t>
      </w:r>
      <w:r w:rsidR="00322658" w:rsidRPr="2C560E23">
        <w:rPr>
          <w:rFonts w:ascii="Arial" w:hAnsi="Arial" w:cs="Arial"/>
          <w:sz w:val="22"/>
          <w:szCs w:val="22"/>
        </w:rPr>
        <w:t xml:space="preserve"> </w:t>
      </w:r>
      <w:r w:rsidR="002615D1" w:rsidRPr="2C560E23">
        <w:rPr>
          <w:rFonts w:ascii="Arial" w:hAnsi="Arial" w:cs="Arial"/>
          <w:sz w:val="22"/>
          <w:szCs w:val="22"/>
        </w:rPr>
        <w:t>the visual regions, the univariate voxel-based analysis was not able to discriminate between the different targets</w:t>
      </w:r>
      <w:r w:rsidR="000E7AAC">
        <w:rPr>
          <w:rFonts w:ascii="Arial" w:hAnsi="Arial" w:cs="Arial"/>
          <w:sz w:val="22"/>
          <w:szCs w:val="22"/>
        </w:rPr>
        <w:t>, thus</w:t>
      </w:r>
      <w:r w:rsidR="0092747C">
        <w:rPr>
          <w:rFonts w:ascii="Arial" w:hAnsi="Arial" w:cs="Arial"/>
          <w:sz w:val="22"/>
          <w:szCs w:val="22"/>
        </w:rPr>
        <w:t xml:space="preserve"> </w:t>
      </w:r>
      <w:r w:rsidR="00322658" w:rsidRPr="2C560E23">
        <w:rPr>
          <w:rFonts w:ascii="Arial" w:hAnsi="Arial" w:cs="Arial"/>
          <w:sz w:val="22"/>
          <w:szCs w:val="22"/>
        </w:rPr>
        <w:t>motivat</w:t>
      </w:r>
      <w:r w:rsidR="000E7AAC">
        <w:rPr>
          <w:rFonts w:ascii="Arial" w:hAnsi="Arial" w:cs="Arial"/>
          <w:sz w:val="22"/>
          <w:szCs w:val="22"/>
        </w:rPr>
        <w:t>ing</w:t>
      </w:r>
      <w:r w:rsidR="00322658" w:rsidRPr="2C560E23">
        <w:rPr>
          <w:rFonts w:ascii="Arial" w:hAnsi="Arial" w:cs="Arial"/>
          <w:sz w:val="22"/>
          <w:szCs w:val="22"/>
        </w:rPr>
        <w:t xml:space="preserve"> us to use</w:t>
      </w:r>
      <w:r w:rsidR="002615D1" w:rsidRPr="2C560E23">
        <w:rPr>
          <w:rFonts w:ascii="Arial" w:hAnsi="Arial" w:cs="Arial"/>
          <w:sz w:val="22"/>
          <w:szCs w:val="22"/>
        </w:rPr>
        <w:t xml:space="preserve"> multivariate pattern </w:t>
      </w:r>
      <w:r w:rsidR="00322658" w:rsidRPr="2C560E23">
        <w:rPr>
          <w:rFonts w:ascii="Arial" w:hAnsi="Arial" w:cs="Arial"/>
          <w:sz w:val="22"/>
          <w:szCs w:val="22"/>
        </w:rPr>
        <w:t>analysis</w:t>
      </w:r>
      <w:r w:rsidR="002615D1" w:rsidRPr="2C560E23">
        <w:rPr>
          <w:rFonts w:ascii="Arial" w:hAnsi="Arial" w:cs="Arial"/>
          <w:sz w:val="22"/>
          <w:szCs w:val="22"/>
        </w:rPr>
        <w:t xml:space="preserve">. </w:t>
      </w:r>
    </w:p>
    <w:p w14:paraId="0BBE8484" w14:textId="77777777" w:rsidR="00D41DBF" w:rsidRPr="006567C9" w:rsidRDefault="00D41DBF" w:rsidP="00583E33">
      <w:pPr>
        <w:spacing w:line="360" w:lineRule="auto"/>
        <w:jc w:val="left"/>
        <w:rPr>
          <w:rFonts w:ascii="Arial" w:hAnsi="Arial" w:cs="Arial"/>
          <w:color w:val="FF0000"/>
          <w:sz w:val="22"/>
          <w:szCs w:val="22"/>
        </w:rPr>
      </w:pPr>
    </w:p>
    <w:p w14:paraId="509631A4" w14:textId="01AFA069" w:rsidR="00A82294" w:rsidRDefault="00D41DBF" w:rsidP="2C560E23">
      <w:pPr>
        <w:wordWrap/>
        <w:spacing w:line="360" w:lineRule="auto"/>
        <w:jc w:val="left"/>
        <w:rPr>
          <w:rFonts w:ascii="Arial" w:hAnsi="Arial" w:cs="Arial"/>
          <w:b/>
          <w:bCs/>
          <w:i/>
          <w:iCs/>
          <w:sz w:val="22"/>
          <w:szCs w:val="22"/>
        </w:rPr>
      </w:pPr>
      <w:r w:rsidRPr="2C560E23">
        <w:rPr>
          <w:rFonts w:ascii="Arial" w:hAnsi="Arial" w:cs="Arial"/>
          <w:b/>
          <w:bCs/>
          <w:i/>
          <w:iCs/>
          <w:sz w:val="22"/>
          <w:szCs w:val="22"/>
        </w:rPr>
        <w:t>Learning-</w:t>
      </w:r>
      <w:r w:rsidR="00404228">
        <w:rPr>
          <w:rFonts w:ascii="Arial" w:hAnsi="Arial" w:cs="Arial"/>
          <w:b/>
          <w:bCs/>
          <w:i/>
          <w:iCs/>
          <w:sz w:val="22"/>
          <w:szCs w:val="22"/>
        </w:rPr>
        <w:t>related</w:t>
      </w:r>
      <w:r w:rsidR="00404228" w:rsidRPr="2C560E23">
        <w:rPr>
          <w:rFonts w:ascii="Arial" w:hAnsi="Arial" w:cs="Arial"/>
          <w:b/>
          <w:bCs/>
          <w:i/>
          <w:iCs/>
          <w:sz w:val="22"/>
          <w:szCs w:val="22"/>
        </w:rPr>
        <w:t xml:space="preserve"> </w:t>
      </w:r>
      <w:r w:rsidRPr="2C560E23">
        <w:rPr>
          <w:rFonts w:ascii="Arial" w:hAnsi="Arial" w:cs="Arial"/>
          <w:b/>
          <w:bCs/>
          <w:i/>
          <w:iCs/>
          <w:sz w:val="22"/>
          <w:szCs w:val="22"/>
        </w:rPr>
        <w:t xml:space="preserve">change of activation patterns </w:t>
      </w:r>
      <w:r w:rsidR="009F3C46" w:rsidRPr="2C560E23">
        <w:rPr>
          <w:rFonts w:ascii="Arial" w:hAnsi="Arial" w:cs="Arial"/>
          <w:b/>
          <w:bCs/>
          <w:i/>
          <w:iCs/>
          <w:sz w:val="22"/>
          <w:szCs w:val="22"/>
        </w:rPr>
        <w:t>representing target</w:t>
      </w:r>
      <w:r w:rsidR="004B209F" w:rsidRPr="2C560E23">
        <w:rPr>
          <w:rFonts w:ascii="Arial" w:hAnsi="Arial" w:cs="Arial"/>
          <w:b/>
          <w:bCs/>
          <w:i/>
          <w:iCs/>
          <w:sz w:val="22"/>
          <w:szCs w:val="22"/>
        </w:rPr>
        <w:t>s</w:t>
      </w:r>
    </w:p>
    <w:p w14:paraId="74EB3820" w14:textId="614B5287" w:rsidR="00B07031" w:rsidRDefault="00406BFE" w:rsidP="00E73613">
      <w:pPr>
        <w:wordWrap/>
        <w:spacing w:line="360" w:lineRule="auto"/>
        <w:jc w:val="left"/>
        <w:rPr>
          <w:rFonts w:ascii="Arial" w:eastAsia="Arial" w:hAnsi="Arial" w:cs="Arial"/>
          <w:color w:val="000000" w:themeColor="text1"/>
          <w:sz w:val="22"/>
          <w:szCs w:val="22"/>
        </w:rPr>
      </w:pPr>
      <w:r w:rsidRPr="2C560E23">
        <w:rPr>
          <w:rFonts w:ascii="Arial" w:hAnsi="Arial" w:cs="Arial"/>
          <w:i/>
          <w:iCs/>
          <w:sz w:val="22"/>
          <w:szCs w:val="22"/>
        </w:rPr>
        <w:t>C</w:t>
      </w:r>
      <w:r w:rsidR="00D41DBF" w:rsidRPr="2C560E23">
        <w:rPr>
          <w:rFonts w:ascii="Arial" w:hAnsi="Arial" w:cs="Arial"/>
          <w:i/>
          <w:iCs/>
          <w:sz w:val="22"/>
          <w:szCs w:val="22"/>
        </w:rPr>
        <w:t>ontralateral M1/S1</w:t>
      </w:r>
      <w:r w:rsidRPr="2C560E23">
        <w:rPr>
          <w:rFonts w:ascii="Arial" w:hAnsi="Arial" w:cs="Arial"/>
          <w:b/>
          <w:bCs/>
          <w:i/>
          <w:iCs/>
          <w:sz w:val="22"/>
          <w:szCs w:val="22"/>
        </w:rPr>
        <w:t xml:space="preserve">. </w:t>
      </w:r>
      <w:r w:rsidR="00043F0A" w:rsidRPr="2C560E23">
        <w:rPr>
          <w:rFonts w:ascii="Arial" w:hAnsi="Arial" w:cs="Arial"/>
          <w:i/>
          <w:iCs/>
          <w:sz w:val="22"/>
          <w:szCs w:val="22"/>
        </w:rPr>
        <w:t xml:space="preserve"> </w:t>
      </w:r>
      <w:r w:rsidR="00DA336E" w:rsidRPr="2C560E23">
        <w:rPr>
          <w:rFonts w:ascii="Arial" w:hAnsi="Arial" w:cs="Arial"/>
          <w:sz w:val="22"/>
          <w:szCs w:val="22"/>
        </w:rPr>
        <w:t>GLM analysis with a contrast of “move” and “stop” condition in the localizer scan</w:t>
      </w:r>
      <w:r w:rsidR="00D4635C" w:rsidRPr="2C560E23">
        <w:rPr>
          <w:rFonts w:ascii="Arial" w:hAnsi="Arial" w:cs="Arial"/>
          <w:sz w:val="22"/>
          <w:szCs w:val="22"/>
        </w:rPr>
        <w:t xml:space="preserve"> data</w:t>
      </w:r>
      <w:r w:rsidR="00DA336E" w:rsidRPr="2C560E23">
        <w:rPr>
          <w:rFonts w:ascii="Arial" w:hAnsi="Arial" w:cs="Arial"/>
          <w:sz w:val="22"/>
          <w:szCs w:val="22"/>
        </w:rPr>
        <w:t xml:space="preserve"> </w:t>
      </w:r>
      <w:r w:rsidR="00B344EF" w:rsidRPr="2C560E23">
        <w:rPr>
          <w:rFonts w:ascii="Arial" w:hAnsi="Arial" w:cs="Arial"/>
          <w:sz w:val="22"/>
          <w:szCs w:val="22"/>
        </w:rPr>
        <w:t xml:space="preserve">identified </w:t>
      </w:r>
      <w:r w:rsidR="00DA336E" w:rsidRPr="2C560E23">
        <w:rPr>
          <w:rFonts w:ascii="Arial" w:hAnsi="Arial" w:cs="Arial"/>
          <w:sz w:val="22"/>
          <w:szCs w:val="22"/>
        </w:rPr>
        <w:t xml:space="preserve">seven highly significant ROIs (voxel-wise p &lt; </w:t>
      </w:r>
      <w:r w:rsidR="003E7A9B" w:rsidRPr="2C560E23">
        <w:rPr>
          <w:rFonts w:ascii="Arial" w:hAnsi="Arial" w:cs="Arial"/>
          <w:sz w:val="22"/>
          <w:szCs w:val="22"/>
        </w:rPr>
        <w:t>10</w:t>
      </w:r>
      <w:r w:rsidR="003E7A9B" w:rsidRPr="2C560E23">
        <w:rPr>
          <w:rFonts w:ascii="Arial" w:hAnsi="Arial" w:cs="Arial"/>
          <w:sz w:val="22"/>
          <w:szCs w:val="22"/>
          <w:vertAlign w:val="superscript"/>
        </w:rPr>
        <w:t>-5</w:t>
      </w:r>
      <w:r w:rsidR="00DA336E" w:rsidRPr="2C560E23">
        <w:rPr>
          <w:rFonts w:ascii="Arial" w:hAnsi="Arial" w:cs="Arial"/>
          <w:sz w:val="22"/>
          <w:szCs w:val="22"/>
        </w:rPr>
        <w:t>,</w:t>
      </w:r>
      <w:r w:rsidR="00B85B3E" w:rsidRPr="2C560E23">
        <w:rPr>
          <w:rFonts w:ascii="Arial" w:hAnsi="Arial" w:cs="Arial"/>
          <w:sz w:val="22"/>
          <w:szCs w:val="22"/>
        </w:rPr>
        <w:t xml:space="preserve"> voxel size</w:t>
      </w:r>
      <w:r w:rsidR="00551D86" w:rsidRPr="2C560E23">
        <w:rPr>
          <w:rFonts w:ascii="Arial" w:hAnsi="Arial" w:cs="Arial"/>
          <w:sz w:val="22"/>
          <w:szCs w:val="22"/>
        </w:rPr>
        <w:t xml:space="preserve"> &gt; </w:t>
      </w:r>
      <w:r w:rsidR="003E7A9B" w:rsidRPr="2C560E23">
        <w:rPr>
          <w:rFonts w:ascii="Arial" w:hAnsi="Arial" w:cs="Arial"/>
          <w:sz w:val="22"/>
          <w:szCs w:val="22"/>
        </w:rPr>
        <w:t>1</w:t>
      </w:r>
      <w:r w:rsidR="001E0099">
        <w:rPr>
          <w:rFonts w:ascii="Arial" w:hAnsi="Arial" w:cs="Arial"/>
          <w:sz w:val="22"/>
          <w:szCs w:val="22"/>
        </w:rPr>
        <w:t>5</w:t>
      </w:r>
      <w:r w:rsidR="003E7A9B" w:rsidRPr="2C560E23">
        <w:rPr>
          <w:rFonts w:ascii="Arial" w:hAnsi="Arial" w:cs="Arial"/>
          <w:sz w:val="22"/>
          <w:szCs w:val="22"/>
        </w:rPr>
        <w:t>0</w:t>
      </w:r>
      <w:r w:rsidR="00551D86" w:rsidRPr="2C560E23">
        <w:rPr>
          <w:rFonts w:ascii="Arial" w:hAnsi="Arial" w:cs="Arial"/>
          <w:sz w:val="22"/>
          <w:szCs w:val="22"/>
        </w:rPr>
        <w:t>)</w:t>
      </w:r>
      <w:r w:rsidR="00B344EF" w:rsidRPr="2C560E23">
        <w:rPr>
          <w:rFonts w:ascii="Arial" w:hAnsi="Arial" w:cs="Arial"/>
          <w:sz w:val="22"/>
          <w:szCs w:val="22"/>
        </w:rPr>
        <w:t xml:space="preserve">, which </w:t>
      </w:r>
      <w:r w:rsidR="581B5F0C" w:rsidRPr="2C560E23">
        <w:rPr>
          <w:rFonts w:ascii="Arial" w:hAnsi="Arial" w:cs="Arial"/>
          <w:sz w:val="22"/>
          <w:szCs w:val="22"/>
        </w:rPr>
        <w:t>encompass</w:t>
      </w:r>
      <w:r w:rsidR="00B344EF" w:rsidRPr="2C560E23">
        <w:rPr>
          <w:rFonts w:ascii="Arial" w:hAnsi="Arial" w:cs="Arial"/>
          <w:sz w:val="22"/>
          <w:szCs w:val="22"/>
        </w:rPr>
        <w:t xml:space="preserve"> </w:t>
      </w:r>
      <w:r w:rsidR="147145E9" w:rsidRPr="2C560E23">
        <w:rPr>
          <w:rFonts w:ascii="Arial" w:hAnsi="Arial" w:cs="Arial"/>
          <w:sz w:val="22"/>
          <w:szCs w:val="22"/>
        </w:rPr>
        <w:t>the</w:t>
      </w:r>
      <w:r w:rsidR="00B344EF" w:rsidRPr="2C560E23">
        <w:rPr>
          <w:rFonts w:ascii="Arial" w:hAnsi="Arial" w:cs="Arial"/>
          <w:sz w:val="22"/>
          <w:szCs w:val="22"/>
        </w:rPr>
        <w:t xml:space="preserve"> regions</w:t>
      </w:r>
      <w:r w:rsidR="00687B6C" w:rsidRPr="2C560E23">
        <w:rPr>
          <w:rFonts w:ascii="Arial" w:hAnsi="Arial" w:cs="Arial"/>
          <w:sz w:val="22"/>
          <w:szCs w:val="22"/>
        </w:rPr>
        <w:t xml:space="preserve"> </w:t>
      </w:r>
      <w:r w:rsidR="0D92B9C2" w:rsidRPr="2C560E23">
        <w:rPr>
          <w:rFonts w:ascii="Arial" w:hAnsi="Arial" w:cs="Arial"/>
          <w:sz w:val="22"/>
          <w:szCs w:val="22"/>
        </w:rPr>
        <w:t>that have been established to be involved in</w:t>
      </w:r>
      <w:r w:rsidR="00687B6C" w:rsidRPr="2C560E23">
        <w:rPr>
          <w:rFonts w:ascii="Arial" w:hAnsi="Arial" w:cs="Arial"/>
          <w:sz w:val="22"/>
          <w:szCs w:val="22"/>
        </w:rPr>
        <w:t xml:space="preserve"> finger movement</w:t>
      </w:r>
      <w:r w:rsidR="00B344EF" w:rsidRPr="2C560E23">
        <w:rPr>
          <w:rFonts w:ascii="Arial" w:hAnsi="Arial" w:cs="Arial"/>
          <w:sz w:val="22"/>
          <w:szCs w:val="22"/>
        </w:rPr>
        <w:t xml:space="preserve"> (</w:t>
      </w:r>
      <w:r w:rsidR="00AE7B16" w:rsidRPr="2C560E23">
        <w:rPr>
          <w:rFonts w:ascii="Arial" w:hAnsi="Arial" w:cs="Arial"/>
          <w:sz w:val="22"/>
          <w:szCs w:val="22"/>
        </w:rPr>
        <w:t>Figure X</w:t>
      </w:r>
      <w:r w:rsidR="000D036C" w:rsidRPr="2C560E23">
        <w:rPr>
          <w:rFonts w:ascii="Arial" w:hAnsi="Arial" w:cs="Arial"/>
          <w:sz w:val="22"/>
          <w:szCs w:val="22"/>
        </w:rPr>
        <w:t>, Table X</w:t>
      </w:r>
      <w:r w:rsidR="00B344EF" w:rsidRPr="2C560E23">
        <w:rPr>
          <w:rFonts w:ascii="Arial" w:hAnsi="Arial" w:cs="Arial"/>
          <w:sz w:val="22"/>
          <w:szCs w:val="22"/>
        </w:rPr>
        <w:t>)</w:t>
      </w:r>
      <w:r w:rsidR="000C4BAA" w:rsidRPr="2C560E23">
        <w:rPr>
          <w:rFonts w:ascii="Arial" w:hAnsi="Arial" w:cs="Arial"/>
          <w:sz w:val="22"/>
          <w:szCs w:val="22"/>
        </w:rPr>
        <w:t xml:space="preserve"> </w:t>
      </w:r>
      <w:r w:rsidRPr="2C560E23">
        <w:rPr>
          <w:rFonts w:ascii="Arial" w:hAnsi="Arial" w:cs="Arial"/>
          <w:sz w:val="22"/>
          <w:szCs w:val="22"/>
        </w:rPr>
        <w:fldChar w:fldCharType="begin"/>
      </w:r>
      <w:r w:rsidRPr="2C560E23">
        <w:rPr>
          <w:rFonts w:ascii="Arial" w:hAnsi="Arial" w:cs="Arial"/>
          <w:sz w:val="22"/>
          <w:szCs w:val="22"/>
        </w:rPr>
        <w:instrText xml:space="preserve"> ADDIN EN.CITE &lt;EndNote&gt;&lt;Cite&gt;&lt;Author&gt;Moore&lt;/Author&gt;&lt;Year&gt;2012&lt;/Year&gt;&lt;RecNum&gt;35&lt;/RecNum&gt;&lt;DisplayText&gt;(Moore et al., 2012)&lt;/DisplayText&gt;&lt;record&gt;&lt;rec-number&gt;35&lt;/rec-number&gt;&lt;foreign-keys&gt;&lt;key app="EN" db-id="ffr2fat05wdf98evzanv52eqvz2099wexd9w" timestamp="1585381847"&gt;35&lt;/key&gt;&lt;/foreign-keys&gt;&lt;ref-type name="Journal Article"&gt;17&lt;/ref-type&gt;&lt;contributors&gt;&lt;authors&gt;&lt;author&gt;Moore, R. D.&lt;/author&gt;&lt;author&gt;Gallea, C.&lt;/author&gt;&lt;author&gt;Horovitz, S. G.&lt;/author&gt;&lt;author&gt;Hallett, M.&lt;/author&gt;&lt;/authors&gt;&lt;/contributors&gt;&lt;auth-address&gt;Human Motor Control Section, Medical Neurology Branch, National Institute of Neurological Disorders and Stroke, NIH, Building 10, Room 7D37, 10 Center Drive, MSC 1428, Bethesda, MD 20892-1428, USA.&lt;/auth-address&gt;&lt;titles&gt;&lt;title&gt;Individuated finger control in focal hand dystonia: an fMRI study&lt;/title&gt;&lt;secondary-title&gt;Neuroimage&lt;/secondary-title&gt;&lt;/titles&gt;&lt;periodical&gt;&lt;full-title&gt;Neuroimage&lt;/full-title&gt;&lt;/periodical&gt;&lt;pages&gt;823-31&lt;/pages&gt;&lt;volume&gt;61&lt;/volume&gt;&lt;number&gt;4&lt;/number&gt;&lt;edition&gt;2012/04/10&lt;/edition&gt;&lt;keywords&gt;&lt;keyword&gt;Adult&lt;/keyword&gt;&lt;keyword&gt;Aged&lt;/keyword&gt;&lt;keyword&gt;Brain/*physiopathology&lt;/keyword&gt;&lt;keyword&gt;*Brain Mapping&lt;/keyword&gt;&lt;keyword&gt;Dystonic Disorders/*physiopathology&lt;/keyword&gt;&lt;keyword&gt;Female&lt;/keyword&gt;&lt;keyword&gt;Fingers/*innervation/physiopathology&lt;/keyword&gt;&lt;keyword&gt;Hand&lt;/keyword&gt;&lt;keyword&gt;Humans&lt;/keyword&gt;&lt;keyword&gt;Magnetic Resonance Imaging&lt;/keyword&gt;&lt;keyword&gt;Male&lt;/keyword&gt;&lt;keyword&gt;Middle Aged&lt;/keyword&gt;&lt;keyword&gt;Neural Pathways/physiopathology&lt;/keyword&gt;&lt;keyword&gt;Young Adult&lt;/keyword&gt;&lt;/keywords&gt;&lt;dates&gt;&lt;year&gt;2012&lt;/year&gt;&lt;pub-dates&gt;&lt;date&gt;Jul 16&lt;/date&gt;&lt;/pub-dates&gt;&lt;/dates&gt;&lt;isbn&gt;1095-9572 (Electronic)&amp;#xD;1053-8119 (Linking)&lt;/isbn&gt;&lt;accession-num&gt;22484405&lt;/accession-num&gt;&lt;urls&gt;&lt;related-urls&gt;&lt;url&gt;https://www.ncbi.nlm.nih.gov/pubmed/22484405&lt;/url&gt;&lt;/related-urls&gt;&lt;/urls&gt;&lt;custom2&gt;PMC3376234&lt;/custom2&gt;&lt;electronic-resource-num&gt;10.1016/j.neuroimage.2012.03.066&lt;/electronic-resource-num&gt;&lt;/record&gt;&lt;/Cite&gt;&lt;/EndNote&gt;</w:instrText>
      </w:r>
      <w:r w:rsidRPr="2C560E23">
        <w:rPr>
          <w:rFonts w:ascii="Arial" w:hAnsi="Arial" w:cs="Arial"/>
          <w:sz w:val="22"/>
          <w:szCs w:val="22"/>
        </w:rPr>
        <w:fldChar w:fldCharType="separate"/>
      </w:r>
      <w:r w:rsidR="007116AB" w:rsidRPr="2C560E23">
        <w:rPr>
          <w:rFonts w:ascii="Arial" w:hAnsi="Arial" w:cs="Arial"/>
          <w:noProof/>
          <w:sz w:val="22"/>
          <w:szCs w:val="22"/>
        </w:rPr>
        <w:t>(Moore et al., 2012)</w:t>
      </w:r>
      <w:r w:rsidRPr="2C560E23">
        <w:rPr>
          <w:rFonts w:ascii="Arial" w:hAnsi="Arial" w:cs="Arial"/>
          <w:sz w:val="22"/>
          <w:szCs w:val="22"/>
        </w:rPr>
        <w:fldChar w:fldCharType="end"/>
      </w:r>
      <w:r w:rsidR="00B344EF" w:rsidRPr="2C560E23">
        <w:rPr>
          <w:rFonts w:ascii="Arial" w:hAnsi="Arial" w:cs="Arial"/>
          <w:sz w:val="22"/>
          <w:szCs w:val="22"/>
        </w:rPr>
        <w:t>.</w:t>
      </w:r>
      <w:r w:rsidR="008A37AA" w:rsidRPr="2C560E23">
        <w:rPr>
          <w:rFonts w:ascii="Arial" w:hAnsi="Arial" w:cs="Arial"/>
          <w:sz w:val="22"/>
          <w:szCs w:val="22"/>
        </w:rPr>
        <w:t xml:space="preserve"> </w:t>
      </w:r>
      <w:r w:rsidR="00B07031" w:rsidRPr="2C560E23">
        <w:rPr>
          <w:rFonts w:ascii="Arial" w:hAnsi="Arial" w:cs="Arial"/>
          <w:sz w:val="22"/>
          <w:szCs w:val="22"/>
        </w:rPr>
        <w:t xml:space="preserve">The </w:t>
      </w:r>
      <w:r w:rsidR="00240A43">
        <w:rPr>
          <w:rFonts w:ascii="Arial" w:hAnsi="Arial" w:cs="Arial"/>
          <w:sz w:val="22"/>
          <w:szCs w:val="22"/>
        </w:rPr>
        <w:t>classification</w:t>
      </w:r>
      <w:r w:rsidR="00166623" w:rsidRPr="2C560E23">
        <w:rPr>
          <w:rFonts w:ascii="Arial" w:hAnsi="Arial" w:cs="Arial"/>
          <w:sz w:val="22"/>
          <w:szCs w:val="22"/>
        </w:rPr>
        <w:t xml:space="preserve"> </w:t>
      </w:r>
      <w:r w:rsidR="00B07031" w:rsidRPr="2C560E23">
        <w:rPr>
          <w:rFonts w:ascii="Arial" w:hAnsi="Arial" w:cs="Arial"/>
          <w:sz w:val="22"/>
          <w:szCs w:val="22"/>
        </w:rPr>
        <w:t xml:space="preserve">accuracies of the seven localizer ROIs </w:t>
      </w:r>
      <w:r w:rsidR="00BA311E" w:rsidRPr="2C560E23">
        <w:rPr>
          <w:rFonts w:ascii="Arial" w:hAnsi="Arial" w:cs="Arial"/>
          <w:sz w:val="22"/>
          <w:szCs w:val="22"/>
        </w:rPr>
        <w:t>are presented with</w:t>
      </w:r>
      <w:r w:rsidR="00B07031" w:rsidRPr="2C560E23">
        <w:rPr>
          <w:rFonts w:ascii="Arial" w:hAnsi="Arial" w:cs="Arial"/>
          <w:sz w:val="22"/>
          <w:szCs w:val="22"/>
        </w:rPr>
        <w:t xml:space="preserve"> their respective locations </w:t>
      </w:r>
      <w:r w:rsidR="001324CB">
        <w:rPr>
          <w:rFonts w:ascii="Arial" w:hAnsi="Arial" w:cs="Arial"/>
          <w:sz w:val="22"/>
          <w:szCs w:val="22"/>
        </w:rPr>
        <w:t>(</w:t>
      </w:r>
      <w:r w:rsidR="00B07031" w:rsidRPr="2C560E23">
        <w:rPr>
          <w:rFonts w:ascii="Arial" w:hAnsi="Arial" w:cs="Arial"/>
          <w:sz w:val="22"/>
          <w:szCs w:val="22"/>
        </w:rPr>
        <w:t>Figure 3</w:t>
      </w:r>
      <w:r w:rsidR="001324CB">
        <w:rPr>
          <w:rFonts w:ascii="Arial" w:hAnsi="Arial" w:cs="Arial"/>
          <w:sz w:val="22"/>
          <w:szCs w:val="22"/>
        </w:rPr>
        <w:t>)</w:t>
      </w:r>
      <w:r w:rsidR="00B07031" w:rsidRPr="2C560E23">
        <w:rPr>
          <w:rFonts w:ascii="Arial" w:hAnsi="Arial" w:cs="Arial"/>
          <w:sz w:val="22"/>
          <w:szCs w:val="22"/>
        </w:rPr>
        <w:t xml:space="preserve">. </w:t>
      </w:r>
      <w:r w:rsidR="00B8650A">
        <w:rPr>
          <w:rFonts w:ascii="Arial" w:hAnsi="Arial" w:cs="Arial"/>
          <w:sz w:val="22"/>
          <w:szCs w:val="22"/>
        </w:rPr>
        <w:t>T</w:t>
      </w:r>
      <w:r w:rsidR="00B07031" w:rsidRPr="2C560E23">
        <w:rPr>
          <w:rFonts w:ascii="Arial" w:hAnsi="Arial" w:cs="Arial"/>
          <w:sz w:val="22"/>
          <w:szCs w:val="22"/>
        </w:rPr>
        <w:t xml:space="preserve">he </w:t>
      </w:r>
      <w:r w:rsidR="00240A43">
        <w:rPr>
          <w:rFonts w:ascii="Arial" w:hAnsi="Arial" w:cs="Arial"/>
          <w:sz w:val="22"/>
          <w:szCs w:val="22"/>
        </w:rPr>
        <w:t>classification</w:t>
      </w:r>
      <w:r w:rsidR="00166623" w:rsidRPr="2C560E23">
        <w:rPr>
          <w:rFonts w:ascii="Arial" w:hAnsi="Arial" w:cs="Arial"/>
          <w:sz w:val="22"/>
          <w:szCs w:val="22"/>
        </w:rPr>
        <w:t xml:space="preserve"> </w:t>
      </w:r>
      <w:r w:rsidR="00B07031" w:rsidRPr="2C560E23">
        <w:rPr>
          <w:rFonts w:ascii="Arial" w:hAnsi="Arial" w:cs="Arial"/>
          <w:sz w:val="22"/>
          <w:szCs w:val="22"/>
        </w:rPr>
        <w:t>accuracies of all</w:t>
      </w:r>
      <w:r w:rsidR="0058341E">
        <w:rPr>
          <w:rFonts w:ascii="Arial" w:hAnsi="Arial" w:cs="Arial"/>
          <w:sz w:val="22"/>
          <w:szCs w:val="22"/>
        </w:rPr>
        <w:t xml:space="preserve"> the</w:t>
      </w:r>
      <w:r w:rsidR="00B07031" w:rsidRPr="2C560E23">
        <w:rPr>
          <w:rFonts w:ascii="Arial" w:hAnsi="Arial" w:cs="Arial"/>
          <w:sz w:val="22"/>
          <w:szCs w:val="22"/>
        </w:rPr>
        <w:t xml:space="preserve"> seven localizer ROIs were significantly greater than the chance level of 0.25</w:t>
      </w:r>
      <w:r w:rsidR="26C23D4B" w:rsidRPr="2C560E23">
        <w:rPr>
          <w:rFonts w:ascii="Arial" w:hAnsi="Arial" w:cs="Arial"/>
          <w:sz w:val="22"/>
          <w:szCs w:val="22"/>
        </w:rPr>
        <w:t xml:space="preserve"> </w:t>
      </w:r>
      <w:r w:rsidR="00DA7D89">
        <w:rPr>
          <w:rFonts w:ascii="Arial" w:hAnsi="Arial" w:cs="Arial"/>
          <w:sz w:val="22"/>
          <w:szCs w:val="22"/>
        </w:rPr>
        <w:t>(Bo</w:t>
      </w:r>
      <w:r w:rsidR="00BD6A08">
        <w:rPr>
          <w:rFonts w:ascii="Arial" w:hAnsi="Arial" w:cs="Arial"/>
          <w:sz w:val="22"/>
          <w:szCs w:val="22"/>
        </w:rPr>
        <w:t>n</w:t>
      </w:r>
      <w:r w:rsidR="00DA7D89">
        <w:rPr>
          <w:rFonts w:ascii="Arial" w:hAnsi="Arial" w:cs="Arial"/>
          <w:sz w:val="22"/>
          <w:szCs w:val="22"/>
        </w:rPr>
        <w:t>ferroni-adjusted p &lt; 0.05) regardless of learning stages (Early or Late) and mappings (practiced or unpracticed</w:t>
      </w:r>
      <w:r w:rsidR="00960013">
        <w:rPr>
          <w:rFonts w:ascii="Arial" w:hAnsi="Arial" w:cs="Arial"/>
          <w:sz w:val="22"/>
          <w:szCs w:val="22"/>
        </w:rPr>
        <w:t>).</w:t>
      </w:r>
      <w:r w:rsidR="00A950B9">
        <w:rPr>
          <w:rFonts w:ascii="Arial" w:hAnsi="Arial" w:cs="Arial"/>
          <w:sz w:val="22"/>
          <w:szCs w:val="22"/>
        </w:rPr>
        <w:t xml:space="preserve"> </w:t>
      </w:r>
      <w:commentRangeStart w:id="31"/>
      <w:commentRangeEnd w:id="31"/>
      <w:r w:rsidR="00997807">
        <w:rPr>
          <w:rStyle w:val="CommentReference"/>
        </w:rPr>
        <w:commentReference w:id="31"/>
      </w:r>
      <w:r w:rsidR="00117DBD">
        <w:rPr>
          <w:rFonts w:ascii="Arial" w:hAnsi="Arial" w:cs="Arial"/>
          <w:sz w:val="22"/>
          <w:szCs w:val="22"/>
        </w:rPr>
        <w:t>However</w:t>
      </w:r>
      <w:r w:rsidR="003C7440">
        <w:rPr>
          <w:rFonts w:ascii="Arial" w:hAnsi="Arial" w:cs="Arial"/>
          <w:sz w:val="22"/>
          <w:szCs w:val="22"/>
        </w:rPr>
        <w:t xml:space="preserve">, </w:t>
      </w:r>
      <w:r w:rsidR="004F60B4">
        <w:rPr>
          <w:rFonts w:ascii="Arial" w:eastAsia="Arial" w:hAnsi="Arial" w:cs="Arial"/>
          <w:color w:val="000000" w:themeColor="text1"/>
          <w:sz w:val="22"/>
          <w:szCs w:val="22"/>
        </w:rPr>
        <w:t xml:space="preserve">only in the </w:t>
      </w:r>
      <w:r w:rsidR="004F60B4" w:rsidRPr="2C560E23">
        <w:rPr>
          <w:rFonts w:ascii="Arial" w:eastAsia="Arial" w:hAnsi="Arial" w:cs="Arial"/>
          <w:color w:val="000000" w:themeColor="text1"/>
          <w:sz w:val="22"/>
          <w:szCs w:val="22"/>
        </w:rPr>
        <w:t>left precentral and postcentral gyri</w:t>
      </w:r>
      <w:r w:rsidR="00DC4ECF">
        <w:rPr>
          <w:rFonts w:ascii="Arial" w:eastAsia="Arial" w:hAnsi="Arial" w:cs="Arial"/>
          <w:color w:val="000000" w:themeColor="text1"/>
          <w:sz w:val="22"/>
          <w:szCs w:val="22"/>
        </w:rPr>
        <w:t xml:space="preserve"> (M1/S1)</w:t>
      </w:r>
      <w:r w:rsidR="004F60B4">
        <w:rPr>
          <w:rFonts w:ascii="Arial" w:eastAsia="Arial" w:hAnsi="Arial" w:cs="Arial"/>
          <w:color w:val="000000" w:themeColor="text1"/>
          <w:sz w:val="22"/>
          <w:szCs w:val="22"/>
        </w:rPr>
        <w:t xml:space="preserve">, </w:t>
      </w:r>
      <w:r w:rsidR="004F60B4" w:rsidRPr="2C560E23">
        <w:rPr>
          <w:rFonts w:ascii="Arial" w:hAnsi="Arial" w:cs="Arial"/>
          <w:sz w:val="22"/>
          <w:szCs w:val="22"/>
        </w:rPr>
        <w:t>t</w:t>
      </w:r>
      <w:r w:rsidR="004F60B4">
        <w:rPr>
          <w:rFonts w:ascii="Arial" w:eastAsia="Arial" w:hAnsi="Arial" w:cs="Arial"/>
          <w:color w:val="000000" w:themeColor="text1"/>
          <w:sz w:val="22"/>
          <w:szCs w:val="22"/>
        </w:rPr>
        <w:t>wo-way (learning stage X mapping</w:t>
      </w:r>
      <w:r w:rsidR="004F60B4">
        <w:rPr>
          <w:rFonts w:ascii="Arial" w:hAnsi="Arial" w:cs="Arial"/>
          <w:sz w:val="22"/>
          <w:szCs w:val="22"/>
        </w:rPr>
        <w:t xml:space="preserve">) </w:t>
      </w:r>
      <w:r w:rsidR="004F60B4" w:rsidRPr="2C560E23">
        <w:rPr>
          <w:rFonts w:ascii="Arial" w:eastAsia="Arial" w:hAnsi="Arial" w:cs="Arial"/>
          <w:color w:val="000000" w:themeColor="text1"/>
          <w:sz w:val="22"/>
          <w:szCs w:val="22"/>
        </w:rPr>
        <w:t>repeated-measures ANOVA</w:t>
      </w:r>
      <w:r w:rsidR="004F60B4">
        <w:rPr>
          <w:rFonts w:ascii="Arial" w:eastAsia="Arial" w:hAnsi="Arial" w:cs="Arial"/>
          <w:color w:val="000000" w:themeColor="text1"/>
          <w:sz w:val="22"/>
          <w:szCs w:val="22"/>
        </w:rPr>
        <w:t xml:space="preserve"> </w:t>
      </w:r>
      <w:r w:rsidR="004F60B4">
        <w:rPr>
          <w:rFonts w:ascii="Arial" w:hAnsi="Arial" w:cs="Arial"/>
          <w:sz w:val="22"/>
          <w:szCs w:val="22"/>
        </w:rPr>
        <w:t>revealed</w:t>
      </w:r>
      <w:r w:rsidR="001D161D">
        <w:rPr>
          <w:rFonts w:ascii="Arial" w:hAnsi="Arial" w:cs="Arial"/>
          <w:sz w:val="22"/>
          <w:szCs w:val="22"/>
        </w:rPr>
        <w:t xml:space="preserve"> </w:t>
      </w:r>
      <w:r w:rsidR="001D161D" w:rsidRPr="2C560E23">
        <w:rPr>
          <w:rFonts w:ascii="Arial" w:eastAsia="Arial" w:hAnsi="Arial" w:cs="Arial"/>
          <w:color w:val="000000" w:themeColor="text1"/>
          <w:sz w:val="22"/>
          <w:szCs w:val="22"/>
        </w:rPr>
        <w:t>the main effect of learning stage</w:t>
      </w:r>
      <w:r w:rsidR="00110458">
        <w:rPr>
          <w:rFonts w:ascii="Arial" w:eastAsia="Arial" w:hAnsi="Arial" w:cs="Arial"/>
          <w:color w:val="000000" w:themeColor="text1"/>
          <w:sz w:val="22"/>
          <w:szCs w:val="22"/>
        </w:rPr>
        <w:t xml:space="preserve">, </w:t>
      </w:r>
      <w:r w:rsidR="001D161D" w:rsidRPr="2C560E23">
        <w:rPr>
          <w:rFonts w:ascii="Arial" w:eastAsia="Arial" w:hAnsi="Arial" w:cs="Arial"/>
          <w:i/>
          <w:iCs/>
          <w:color w:val="000000" w:themeColor="text1"/>
          <w:sz w:val="22"/>
          <w:szCs w:val="22"/>
        </w:rPr>
        <w:t>F</w:t>
      </w:r>
      <w:r w:rsidR="001D161D" w:rsidRPr="2C560E23">
        <w:rPr>
          <w:rFonts w:ascii="Arial" w:eastAsia="Arial" w:hAnsi="Arial" w:cs="Arial"/>
          <w:color w:val="000000" w:themeColor="text1"/>
          <w:sz w:val="22"/>
          <w:szCs w:val="22"/>
        </w:rPr>
        <w:t xml:space="preserve">(1,29) = 10.75, uncorrected </w:t>
      </w:r>
      <w:r w:rsidR="001D161D" w:rsidRPr="2C560E23">
        <w:rPr>
          <w:rFonts w:ascii="Arial" w:eastAsia="Arial" w:hAnsi="Arial" w:cs="Arial"/>
          <w:i/>
          <w:iCs/>
          <w:color w:val="000000" w:themeColor="text1"/>
          <w:sz w:val="22"/>
          <w:szCs w:val="22"/>
        </w:rPr>
        <w:t>p</w:t>
      </w:r>
      <w:r w:rsidR="001D161D" w:rsidRPr="2C560E23">
        <w:rPr>
          <w:rFonts w:ascii="Arial" w:eastAsia="Arial" w:hAnsi="Arial" w:cs="Arial"/>
          <w:color w:val="000000" w:themeColor="text1"/>
          <w:sz w:val="22"/>
          <w:szCs w:val="22"/>
        </w:rPr>
        <w:t xml:space="preserve"> = 0.003, -adjusted </w:t>
      </w:r>
      <w:r w:rsidR="001D161D" w:rsidRPr="2C560E23">
        <w:rPr>
          <w:rFonts w:ascii="Arial" w:eastAsia="Arial" w:hAnsi="Arial" w:cs="Arial"/>
          <w:i/>
          <w:iCs/>
          <w:color w:val="000000" w:themeColor="text1"/>
          <w:sz w:val="22"/>
          <w:szCs w:val="22"/>
        </w:rPr>
        <w:t>p</w:t>
      </w:r>
      <w:r w:rsidR="001D161D" w:rsidRPr="2C560E23">
        <w:rPr>
          <w:rFonts w:ascii="Arial" w:eastAsia="Arial" w:hAnsi="Arial" w:cs="Arial"/>
          <w:color w:val="000000" w:themeColor="text1"/>
          <w:sz w:val="22"/>
          <w:szCs w:val="22"/>
        </w:rPr>
        <w:t xml:space="preserve"> = , </w:t>
      </w:r>
      <w:r w:rsidR="001D161D" w:rsidRPr="2C560E23">
        <w:rPr>
          <w:rFonts w:ascii="Symbol" w:eastAsia="Symbol" w:hAnsi="Symbol" w:cs="Symbol"/>
          <w:color w:val="000000" w:themeColor="text1"/>
          <w:sz w:val="22"/>
          <w:szCs w:val="22"/>
        </w:rPr>
        <w:t></w:t>
      </w:r>
      <w:r w:rsidR="001D161D" w:rsidRPr="2C560E23">
        <w:rPr>
          <w:rFonts w:ascii="Arial" w:eastAsia="Arial" w:hAnsi="Arial" w:cs="Arial"/>
          <w:color w:val="000000" w:themeColor="text1"/>
          <w:sz w:val="22"/>
          <w:szCs w:val="22"/>
          <w:vertAlign w:val="subscript"/>
        </w:rPr>
        <w:t>p</w:t>
      </w:r>
      <w:r w:rsidR="001D161D" w:rsidRPr="2C560E23">
        <w:rPr>
          <w:rFonts w:ascii="Arial" w:eastAsia="Arial" w:hAnsi="Arial" w:cs="Arial"/>
          <w:color w:val="000000" w:themeColor="text1"/>
          <w:sz w:val="22"/>
          <w:szCs w:val="22"/>
          <w:vertAlign w:val="superscript"/>
        </w:rPr>
        <w:t>2</w:t>
      </w:r>
      <w:r w:rsidR="00110458">
        <w:rPr>
          <w:rFonts w:ascii="Arial" w:eastAsia="Arial" w:hAnsi="Arial" w:cs="Arial"/>
          <w:color w:val="000000" w:themeColor="text1"/>
          <w:sz w:val="22"/>
          <w:szCs w:val="22"/>
        </w:rPr>
        <w:t xml:space="preserve"> = 0.27</w:t>
      </w:r>
      <w:r w:rsidR="001D161D" w:rsidRPr="2C560E23">
        <w:rPr>
          <w:rFonts w:ascii="Arial" w:eastAsia="Arial" w:hAnsi="Arial" w:cs="Arial"/>
          <w:color w:val="000000" w:themeColor="text1"/>
          <w:sz w:val="22"/>
          <w:szCs w:val="22"/>
        </w:rPr>
        <w:t xml:space="preserve"> as well as the interaction</w:t>
      </w:r>
      <w:r w:rsidR="00110458">
        <w:rPr>
          <w:rFonts w:ascii="Arial" w:eastAsia="Arial" w:hAnsi="Arial" w:cs="Arial"/>
          <w:color w:val="000000" w:themeColor="text1"/>
          <w:sz w:val="22"/>
          <w:szCs w:val="22"/>
        </w:rPr>
        <w:t xml:space="preserve">, </w:t>
      </w:r>
      <w:r w:rsidR="001D161D" w:rsidRPr="2C560E23">
        <w:rPr>
          <w:rFonts w:ascii="Arial" w:eastAsia="Arial" w:hAnsi="Arial" w:cs="Arial"/>
          <w:i/>
          <w:iCs/>
          <w:color w:val="000000" w:themeColor="text1"/>
          <w:sz w:val="22"/>
          <w:szCs w:val="22"/>
        </w:rPr>
        <w:t>F</w:t>
      </w:r>
      <w:r w:rsidR="001D161D" w:rsidRPr="2C560E23">
        <w:rPr>
          <w:rFonts w:ascii="Arial" w:eastAsia="Arial" w:hAnsi="Arial" w:cs="Arial"/>
          <w:color w:val="000000" w:themeColor="text1"/>
          <w:sz w:val="22"/>
          <w:szCs w:val="22"/>
        </w:rPr>
        <w:t xml:space="preserve">(1,29) = 17.11, uncorrected </w:t>
      </w:r>
      <w:r w:rsidR="001D161D" w:rsidRPr="2C560E23">
        <w:rPr>
          <w:rFonts w:ascii="Arial" w:eastAsia="Arial" w:hAnsi="Arial" w:cs="Arial"/>
          <w:i/>
          <w:iCs/>
          <w:color w:val="000000" w:themeColor="text1"/>
          <w:sz w:val="22"/>
          <w:szCs w:val="22"/>
        </w:rPr>
        <w:t>p</w:t>
      </w:r>
      <w:r w:rsidR="001D161D" w:rsidRPr="2C560E23">
        <w:rPr>
          <w:rFonts w:ascii="Arial" w:eastAsia="Arial" w:hAnsi="Arial" w:cs="Arial"/>
          <w:color w:val="000000" w:themeColor="text1"/>
          <w:sz w:val="22"/>
          <w:szCs w:val="22"/>
        </w:rPr>
        <w:t xml:space="preserve"> &lt; 10</w:t>
      </w:r>
      <w:r w:rsidR="001D161D" w:rsidRPr="2C560E23">
        <w:rPr>
          <w:rFonts w:ascii="Arial" w:eastAsia="Arial" w:hAnsi="Arial" w:cs="Arial"/>
          <w:color w:val="000000" w:themeColor="text1"/>
          <w:sz w:val="22"/>
          <w:szCs w:val="22"/>
          <w:vertAlign w:val="superscript"/>
        </w:rPr>
        <w:t>-3</w:t>
      </w:r>
      <w:r w:rsidR="001D161D" w:rsidRPr="2C560E23">
        <w:rPr>
          <w:rFonts w:ascii="Arial" w:eastAsia="Arial" w:hAnsi="Arial" w:cs="Arial"/>
          <w:color w:val="000000" w:themeColor="text1"/>
          <w:sz w:val="22"/>
          <w:szCs w:val="22"/>
        </w:rPr>
        <w:t xml:space="preserve">, adjusted </w:t>
      </w:r>
      <w:r w:rsidR="001D161D" w:rsidRPr="2C560E23">
        <w:rPr>
          <w:rFonts w:ascii="Arial" w:eastAsia="Arial" w:hAnsi="Arial" w:cs="Arial"/>
          <w:i/>
          <w:iCs/>
          <w:color w:val="000000" w:themeColor="text1"/>
          <w:sz w:val="22"/>
          <w:szCs w:val="22"/>
        </w:rPr>
        <w:t xml:space="preserve">p </w:t>
      </w:r>
      <w:r w:rsidR="001D161D" w:rsidRPr="2C560E23">
        <w:rPr>
          <w:rFonts w:ascii="Arial" w:eastAsia="Arial" w:hAnsi="Arial" w:cs="Arial"/>
          <w:color w:val="000000" w:themeColor="text1"/>
          <w:sz w:val="22"/>
          <w:szCs w:val="22"/>
        </w:rPr>
        <w:t xml:space="preserve">= , </w:t>
      </w:r>
      <w:r w:rsidR="001D161D" w:rsidRPr="2C560E23">
        <w:rPr>
          <w:rFonts w:ascii="Symbol" w:eastAsia="Symbol" w:hAnsi="Symbol" w:cs="Symbol"/>
          <w:color w:val="000000" w:themeColor="text1"/>
          <w:sz w:val="22"/>
          <w:szCs w:val="22"/>
        </w:rPr>
        <w:t></w:t>
      </w:r>
      <w:r w:rsidR="001D161D" w:rsidRPr="2C560E23">
        <w:rPr>
          <w:rFonts w:ascii="Arial" w:eastAsia="Arial" w:hAnsi="Arial" w:cs="Arial"/>
          <w:color w:val="000000" w:themeColor="text1"/>
          <w:sz w:val="22"/>
          <w:szCs w:val="22"/>
          <w:vertAlign w:val="subscript"/>
        </w:rPr>
        <w:t>p</w:t>
      </w:r>
      <w:r w:rsidR="001D161D" w:rsidRPr="2C560E23">
        <w:rPr>
          <w:rFonts w:ascii="Arial" w:eastAsia="Arial" w:hAnsi="Arial" w:cs="Arial"/>
          <w:color w:val="000000" w:themeColor="text1"/>
          <w:sz w:val="22"/>
          <w:szCs w:val="22"/>
          <w:vertAlign w:val="superscript"/>
        </w:rPr>
        <w:t>2</w:t>
      </w:r>
      <w:r w:rsidR="001D161D" w:rsidRPr="2C560E23">
        <w:rPr>
          <w:rFonts w:ascii="Arial" w:eastAsia="Arial" w:hAnsi="Arial" w:cs="Arial"/>
          <w:color w:val="000000" w:themeColor="text1"/>
          <w:sz w:val="22"/>
          <w:szCs w:val="22"/>
        </w:rPr>
        <w:t xml:space="preserve"> = 0.37</w:t>
      </w:r>
      <w:r w:rsidR="00110458">
        <w:rPr>
          <w:rFonts w:ascii="Arial" w:eastAsia="Arial" w:hAnsi="Arial" w:cs="Arial"/>
          <w:color w:val="000000" w:themeColor="text1"/>
          <w:sz w:val="22"/>
          <w:szCs w:val="22"/>
        </w:rPr>
        <w:t xml:space="preserve"> </w:t>
      </w:r>
      <w:r w:rsidR="009107DD">
        <w:rPr>
          <w:rFonts w:ascii="Arial" w:eastAsia="Arial" w:hAnsi="Arial" w:cs="Arial"/>
          <w:color w:val="000000" w:themeColor="text1"/>
          <w:sz w:val="22"/>
          <w:szCs w:val="22"/>
        </w:rPr>
        <w:t xml:space="preserve">( </w:t>
      </w:r>
      <w:r w:rsidR="001D161D" w:rsidRPr="2C560E23">
        <w:rPr>
          <w:rFonts w:ascii="Arial" w:eastAsia="Arial" w:hAnsi="Arial" w:cs="Arial"/>
          <w:color w:val="000000" w:themeColor="text1"/>
          <w:sz w:val="22"/>
          <w:szCs w:val="22"/>
        </w:rPr>
        <w:t>Figure 3, the leftmost panel)</w:t>
      </w:r>
      <w:r w:rsidR="00E16FDE">
        <w:rPr>
          <w:rFonts w:ascii="Arial" w:hAnsi="Arial" w:cs="Arial"/>
          <w:sz w:val="22"/>
          <w:szCs w:val="22"/>
        </w:rPr>
        <w:t xml:space="preserve">. </w:t>
      </w:r>
      <w:r w:rsidR="00CD7BED">
        <w:rPr>
          <w:rFonts w:ascii="Arial" w:eastAsia="Arial" w:hAnsi="Arial" w:cs="Arial"/>
          <w:color w:val="000000" w:themeColor="text1"/>
          <w:sz w:val="22"/>
          <w:szCs w:val="22"/>
        </w:rPr>
        <w:t>P</w:t>
      </w:r>
      <w:r w:rsidR="00E85D92">
        <w:rPr>
          <w:rFonts w:ascii="Arial" w:eastAsia="Arial" w:hAnsi="Arial" w:cs="Arial"/>
          <w:color w:val="000000" w:themeColor="text1"/>
          <w:sz w:val="22"/>
          <w:szCs w:val="22"/>
        </w:rPr>
        <w:t>ost-hoc p</w:t>
      </w:r>
      <w:r w:rsidR="00B07031" w:rsidRPr="10C1FE4B">
        <w:rPr>
          <w:rFonts w:ascii="Arial" w:eastAsia="Arial" w:hAnsi="Arial" w:cs="Arial"/>
          <w:color w:val="000000" w:themeColor="text1"/>
          <w:sz w:val="22"/>
          <w:szCs w:val="22"/>
        </w:rPr>
        <w:t xml:space="preserve">aired </w:t>
      </w:r>
      <w:r w:rsidR="00B07031" w:rsidRPr="10C1FE4B">
        <w:rPr>
          <w:rFonts w:ascii="Arial" w:eastAsia="Arial" w:hAnsi="Arial" w:cs="Arial"/>
          <w:i/>
          <w:iCs/>
          <w:color w:val="000000" w:themeColor="text1"/>
          <w:sz w:val="22"/>
          <w:szCs w:val="22"/>
        </w:rPr>
        <w:t>t</w:t>
      </w:r>
      <w:r w:rsidR="00B07031" w:rsidRPr="10C1FE4B">
        <w:rPr>
          <w:rFonts w:ascii="Arial" w:eastAsia="Arial" w:hAnsi="Arial" w:cs="Arial"/>
          <w:color w:val="000000" w:themeColor="text1"/>
          <w:sz w:val="22"/>
          <w:szCs w:val="22"/>
        </w:rPr>
        <w:t>-tests</w:t>
      </w:r>
      <w:r w:rsidR="003D103F">
        <w:rPr>
          <w:rFonts w:ascii="Arial" w:eastAsia="Arial" w:hAnsi="Arial" w:cs="Arial"/>
          <w:color w:val="000000" w:themeColor="text1"/>
          <w:sz w:val="22"/>
          <w:szCs w:val="22"/>
        </w:rPr>
        <w:t xml:space="preserve"> </w:t>
      </w:r>
      <w:r w:rsidR="00B07031" w:rsidRPr="10C1FE4B">
        <w:rPr>
          <w:rFonts w:ascii="Arial" w:eastAsia="Arial" w:hAnsi="Arial" w:cs="Arial"/>
          <w:color w:val="000000" w:themeColor="text1"/>
          <w:sz w:val="22"/>
          <w:szCs w:val="22"/>
        </w:rPr>
        <w:t>significant learning-</w:t>
      </w:r>
      <w:r w:rsidR="00404228">
        <w:rPr>
          <w:rFonts w:ascii="Arial" w:eastAsia="Arial" w:hAnsi="Arial" w:cs="Arial"/>
          <w:color w:val="000000" w:themeColor="text1"/>
          <w:sz w:val="22"/>
          <w:szCs w:val="22"/>
        </w:rPr>
        <w:t>related</w:t>
      </w:r>
      <w:r w:rsidR="00404228" w:rsidRPr="10C1FE4B">
        <w:rPr>
          <w:rFonts w:ascii="Arial" w:eastAsia="Arial" w:hAnsi="Arial" w:cs="Arial"/>
          <w:color w:val="000000" w:themeColor="text1"/>
          <w:sz w:val="22"/>
          <w:szCs w:val="22"/>
        </w:rPr>
        <w:t xml:space="preserve"> </w:t>
      </w:r>
      <w:r w:rsidR="00B07031" w:rsidRPr="10C1FE4B">
        <w:rPr>
          <w:rFonts w:ascii="Arial" w:eastAsia="Arial" w:hAnsi="Arial" w:cs="Arial"/>
          <w:color w:val="000000" w:themeColor="text1"/>
          <w:sz w:val="22"/>
          <w:szCs w:val="22"/>
        </w:rPr>
        <w:t xml:space="preserve">changes </w:t>
      </w:r>
      <w:r w:rsidR="00600BA8">
        <w:rPr>
          <w:rFonts w:ascii="Arial" w:eastAsia="Arial" w:hAnsi="Arial" w:cs="Arial"/>
          <w:color w:val="000000" w:themeColor="text1"/>
          <w:sz w:val="22"/>
          <w:szCs w:val="22"/>
        </w:rPr>
        <w:t>of</w:t>
      </w:r>
      <w:r w:rsidR="00600BA8" w:rsidRPr="10C1FE4B">
        <w:rPr>
          <w:rFonts w:ascii="Arial" w:eastAsia="Arial" w:hAnsi="Arial" w:cs="Arial"/>
          <w:color w:val="000000" w:themeColor="text1"/>
          <w:sz w:val="22"/>
          <w:szCs w:val="22"/>
        </w:rPr>
        <w:t xml:space="preserve"> </w:t>
      </w:r>
      <w:r w:rsidR="00600BA8">
        <w:rPr>
          <w:rFonts w:ascii="Arial" w:eastAsia="Arial" w:hAnsi="Arial" w:cs="Arial"/>
          <w:color w:val="000000" w:themeColor="text1"/>
          <w:sz w:val="22"/>
          <w:szCs w:val="22"/>
        </w:rPr>
        <w:t xml:space="preserve">the </w:t>
      </w:r>
      <w:ins w:id="32" w:author="Sungshin Kim" w:date="2020-04-12T22:20:00Z">
        <w:r w:rsidR="00240A43">
          <w:rPr>
            <w:rFonts w:ascii="Arial" w:hAnsi="Arial" w:cs="Arial"/>
            <w:sz w:val="22"/>
            <w:szCs w:val="22"/>
          </w:rPr>
          <w:t>classification</w:t>
        </w:r>
      </w:ins>
      <w:ins w:id="33" w:author="Sungshin Kim" w:date="2020-04-12T01:34:00Z">
        <w:r w:rsidR="00166623" w:rsidRPr="2C560E23">
          <w:rPr>
            <w:rFonts w:ascii="Arial" w:hAnsi="Arial" w:cs="Arial"/>
            <w:sz w:val="22"/>
            <w:szCs w:val="22"/>
          </w:rPr>
          <w:t xml:space="preserve"> </w:t>
        </w:r>
      </w:ins>
      <w:del w:id="34" w:author="Sungshin Kim" w:date="2020-04-12T01:34:00Z">
        <w:r w:rsidR="00B07031" w:rsidRPr="10C1FE4B" w:rsidDel="00166623">
          <w:rPr>
            <w:rFonts w:ascii="Arial" w:eastAsia="Arial" w:hAnsi="Arial" w:cs="Arial"/>
            <w:color w:val="000000" w:themeColor="text1"/>
            <w:sz w:val="22"/>
            <w:szCs w:val="22"/>
          </w:rPr>
          <w:delText xml:space="preserve">classification </w:delText>
        </w:r>
      </w:del>
      <w:r w:rsidR="00B07031" w:rsidRPr="10C1FE4B">
        <w:rPr>
          <w:rFonts w:ascii="Arial" w:eastAsia="Arial" w:hAnsi="Arial" w:cs="Arial"/>
          <w:color w:val="000000" w:themeColor="text1"/>
          <w:sz w:val="22"/>
          <w:szCs w:val="22"/>
        </w:rPr>
        <w:t>accurac</w:t>
      </w:r>
      <w:r w:rsidR="00600BA8">
        <w:rPr>
          <w:rFonts w:ascii="Arial" w:eastAsia="Arial" w:hAnsi="Arial" w:cs="Arial"/>
          <w:color w:val="000000" w:themeColor="text1"/>
          <w:sz w:val="22"/>
          <w:szCs w:val="22"/>
        </w:rPr>
        <w:t>y</w:t>
      </w:r>
      <w:r w:rsidR="00B07031" w:rsidRPr="10C1FE4B">
        <w:rPr>
          <w:rFonts w:ascii="Arial" w:eastAsia="Arial" w:hAnsi="Arial" w:cs="Arial"/>
          <w:color w:val="000000" w:themeColor="text1"/>
          <w:sz w:val="22"/>
          <w:szCs w:val="22"/>
        </w:rPr>
        <w:t xml:space="preserve"> </w:t>
      </w:r>
      <w:r w:rsidR="00600BA8">
        <w:rPr>
          <w:rFonts w:ascii="Arial" w:eastAsia="Arial" w:hAnsi="Arial" w:cs="Arial"/>
          <w:color w:val="000000" w:themeColor="text1"/>
          <w:sz w:val="22"/>
          <w:szCs w:val="22"/>
        </w:rPr>
        <w:t xml:space="preserve">in the left M1/S1 </w:t>
      </w:r>
      <w:commentRangeStart w:id="35"/>
      <w:r w:rsidR="00600BA8">
        <w:rPr>
          <w:rFonts w:ascii="Arial" w:eastAsia="Arial" w:hAnsi="Arial" w:cs="Arial"/>
          <w:color w:val="000000" w:themeColor="text1"/>
          <w:sz w:val="22"/>
          <w:szCs w:val="22"/>
        </w:rPr>
        <w:t>for</w:t>
      </w:r>
      <w:r w:rsidR="00B07031" w:rsidRPr="10C1FE4B">
        <w:rPr>
          <w:rFonts w:ascii="Arial" w:eastAsia="Arial" w:hAnsi="Arial" w:cs="Arial"/>
          <w:color w:val="000000" w:themeColor="text1"/>
          <w:sz w:val="22"/>
          <w:szCs w:val="22"/>
        </w:rPr>
        <w:t xml:space="preserve"> the practice</w:t>
      </w:r>
      <w:r w:rsidR="00356BD8">
        <w:rPr>
          <w:rFonts w:ascii="Arial" w:eastAsia="Arial" w:hAnsi="Arial" w:cs="Arial"/>
          <w:color w:val="000000" w:themeColor="text1"/>
          <w:sz w:val="22"/>
          <w:szCs w:val="22"/>
        </w:rPr>
        <w:t>d</w:t>
      </w:r>
      <w:r w:rsidR="00B07031" w:rsidRPr="10C1FE4B">
        <w:rPr>
          <w:rFonts w:ascii="Arial" w:eastAsia="Arial" w:hAnsi="Arial" w:cs="Arial"/>
          <w:color w:val="000000" w:themeColor="text1"/>
          <w:sz w:val="22"/>
          <w:szCs w:val="22"/>
        </w:rPr>
        <w:t xml:space="preserve"> mapping</w:t>
      </w:r>
      <w:r w:rsidR="00190ED7">
        <w:rPr>
          <w:rFonts w:ascii="Arial" w:eastAsia="Arial" w:hAnsi="Arial" w:cs="Arial"/>
          <w:color w:val="000000" w:themeColor="text1"/>
          <w:sz w:val="22"/>
          <w:szCs w:val="22"/>
        </w:rPr>
        <w:t xml:space="preserve"> </w:t>
      </w:r>
      <w:commentRangeEnd w:id="35"/>
      <w:r w:rsidR="00C23BF3">
        <w:rPr>
          <w:rStyle w:val="CommentReference"/>
        </w:rPr>
        <w:commentReference w:id="35"/>
      </w:r>
      <w:r w:rsidR="00B07031" w:rsidRPr="10C1FE4B">
        <w:rPr>
          <w:rFonts w:ascii="Arial" w:eastAsia="Arial" w:hAnsi="Arial" w:cs="Arial"/>
          <w:color w:val="000000" w:themeColor="text1"/>
          <w:sz w:val="22"/>
          <w:szCs w:val="22"/>
        </w:rPr>
        <w:t>(</w:t>
      </w:r>
      <w:r w:rsidR="00B07031" w:rsidRPr="10C1FE4B">
        <w:rPr>
          <w:rFonts w:ascii="Arial" w:eastAsia="Arial" w:hAnsi="Arial" w:cs="Arial"/>
          <w:i/>
          <w:iCs/>
          <w:color w:val="000000" w:themeColor="text1"/>
          <w:sz w:val="22"/>
          <w:szCs w:val="22"/>
        </w:rPr>
        <w:t>T</w:t>
      </w:r>
      <w:r w:rsidR="00B07031" w:rsidRPr="10C1FE4B">
        <w:rPr>
          <w:rFonts w:ascii="Arial" w:eastAsia="Arial" w:hAnsi="Arial" w:cs="Arial"/>
          <w:color w:val="000000" w:themeColor="text1"/>
          <w:sz w:val="22"/>
          <w:szCs w:val="22"/>
        </w:rPr>
        <w:t xml:space="preserve">(29) = 4.57, Bonferroni-adjusted </w:t>
      </w:r>
      <w:r w:rsidR="00B07031" w:rsidRPr="10C1FE4B">
        <w:rPr>
          <w:rFonts w:ascii="Arial" w:eastAsia="Arial" w:hAnsi="Arial" w:cs="Arial"/>
          <w:i/>
          <w:iCs/>
          <w:color w:val="000000" w:themeColor="text1"/>
          <w:sz w:val="22"/>
          <w:szCs w:val="22"/>
        </w:rPr>
        <w:t>p</w:t>
      </w:r>
      <w:r w:rsidR="00B07031" w:rsidRPr="10C1FE4B">
        <w:rPr>
          <w:rFonts w:ascii="Arial" w:eastAsia="Arial" w:hAnsi="Arial" w:cs="Arial"/>
          <w:color w:val="000000" w:themeColor="text1"/>
          <w:sz w:val="22"/>
          <w:szCs w:val="22"/>
        </w:rPr>
        <w:t xml:space="preserve"> &lt; 10</w:t>
      </w:r>
      <w:r w:rsidR="00B07031" w:rsidRPr="10C1FE4B">
        <w:rPr>
          <w:rFonts w:ascii="Arial" w:eastAsia="Arial" w:hAnsi="Arial" w:cs="Arial"/>
          <w:color w:val="000000" w:themeColor="text1"/>
          <w:sz w:val="22"/>
          <w:szCs w:val="22"/>
          <w:vertAlign w:val="superscript"/>
        </w:rPr>
        <w:t>-3</w:t>
      </w:r>
      <w:r w:rsidR="00B07031" w:rsidRPr="10C1FE4B">
        <w:rPr>
          <w:rFonts w:ascii="Arial" w:eastAsia="Arial" w:hAnsi="Arial" w:cs="Arial"/>
          <w:color w:val="000000" w:themeColor="text1"/>
          <w:sz w:val="22"/>
          <w:szCs w:val="22"/>
        </w:rPr>
        <w:t>)</w:t>
      </w:r>
      <w:ins w:id="36" w:author="Sungshin Kim" w:date="2020-04-11T17:42:00Z">
        <w:r w:rsidR="00CD7BED">
          <w:rPr>
            <w:rFonts w:ascii="Arial" w:eastAsia="Arial" w:hAnsi="Arial" w:cs="Arial"/>
            <w:color w:val="000000" w:themeColor="text1"/>
            <w:sz w:val="22"/>
            <w:szCs w:val="22"/>
          </w:rPr>
          <w:t xml:space="preserve"> and….[described the t-test results for practiced vs unpracticed in the late stage of learning]</w:t>
        </w:r>
      </w:ins>
      <w:del w:id="37" w:author="Sungshin Kim" w:date="2020-04-11T17:42:00Z">
        <w:r w:rsidR="00AC3B97" w:rsidDel="00CD7BED">
          <w:rPr>
            <w:rFonts w:ascii="Arial" w:eastAsia="Arial" w:hAnsi="Arial" w:cs="Arial"/>
            <w:color w:val="000000" w:themeColor="text1"/>
            <w:sz w:val="22"/>
            <w:szCs w:val="22"/>
          </w:rPr>
          <w:delText xml:space="preserve">. </w:delText>
        </w:r>
      </w:del>
    </w:p>
    <w:p w14:paraId="7ED52386" w14:textId="77777777" w:rsidR="00B07031" w:rsidRDefault="00B07031" w:rsidP="00583E33">
      <w:pPr>
        <w:wordWrap/>
        <w:spacing w:line="360" w:lineRule="auto"/>
        <w:ind w:firstLine="800"/>
        <w:jc w:val="left"/>
        <w:rPr>
          <w:rFonts w:ascii="Arial" w:eastAsia="Arial" w:hAnsi="Arial" w:cs="Arial"/>
          <w:color w:val="000000" w:themeColor="text1"/>
          <w:sz w:val="22"/>
          <w:szCs w:val="22"/>
        </w:rPr>
      </w:pPr>
    </w:p>
    <w:p w14:paraId="51C0CE47" w14:textId="09C4FD67" w:rsidR="00B07031" w:rsidDel="00393534" w:rsidRDefault="00B61CB3" w:rsidP="00393534">
      <w:pPr>
        <w:wordWrap/>
        <w:spacing w:line="360" w:lineRule="auto"/>
        <w:jc w:val="left"/>
        <w:rPr>
          <w:del w:id="38" w:author="Sungshin Kim" w:date="2020-04-11T17:40:00Z"/>
          <w:rFonts w:ascii="Arial" w:eastAsia="Arial" w:hAnsi="Arial" w:cs="Arial"/>
          <w:color w:val="000000" w:themeColor="text1"/>
          <w:sz w:val="22"/>
          <w:szCs w:val="22"/>
        </w:rPr>
      </w:pPr>
      <w:r w:rsidRPr="2C560E23">
        <w:rPr>
          <w:rFonts w:ascii="Arial" w:hAnsi="Arial" w:cs="Arial"/>
          <w:i/>
          <w:iCs/>
          <w:sz w:val="22"/>
          <w:szCs w:val="22"/>
          <w:rPrChange w:id="39" w:author="Sungshin Kim" w:date="2020-03-29T18:10:00Z">
            <w:rPr>
              <w:rFonts w:ascii="Arial" w:hAnsi="Arial" w:cs="Arial"/>
              <w:b/>
              <w:bCs/>
              <w:i/>
              <w:iCs/>
              <w:sz w:val="22"/>
              <w:szCs w:val="22"/>
            </w:rPr>
          </w:rPrChange>
        </w:rPr>
        <w:t>V</w:t>
      </w:r>
      <w:r w:rsidR="00A82294" w:rsidRPr="2C560E23">
        <w:rPr>
          <w:rFonts w:ascii="Arial" w:hAnsi="Arial" w:cs="Arial"/>
          <w:i/>
          <w:iCs/>
          <w:sz w:val="22"/>
          <w:szCs w:val="22"/>
          <w:rPrChange w:id="40" w:author="Sungshin Kim" w:date="2020-03-29T18:10:00Z">
            <w:rPr>
              <w:rFonts w:ascii="Arial" w:hAnsi="Arial" w:cs="Arial"/>
              <w:b/>
              <w:bCs/>
              <w:i/>
              <w:iCs/>
              <w:sz w:val="22"/>
              <w:szCs w:val="22"/>
            </w:rPr>
          </w:rPrChange>
        </w:rPr>
        <w:t>isual cortices</w:t>
      </w:r>
      <w:r w:rsidR="00B07031" w:rsidRPr="2C560E23">
        <w:rPr>
          <w:rFonts w:ascii="Arial" w:eastAsia="Arial" w:hAnsi="Arial" w:cs="Arial"/>
          <w:color w:val="000000" w:themeColor="text1"/>
          <w:sz w:val="22"/>
          <w:szCs w:val="22"/>
        </w:rPr>
        <w:t xml:space="preserve">. The </w:t>
      </w:r>
      <w:ins w:id="41" w:author="Sungshin Kim" w:date="2020-04-12T22:20:00Z">
        <w:r w:rsidR="00240A43">
          <w:rPr>
            <w:rFonts w:ascii="Arial" w:hAnsi="Arial" w:cs="Arial"/>
            <w:sz w:val="22"/>
            <w:szCs w:val="22"/>
          </w:rPr>
          <w:t>classification</w:t>
        </w:r>
      </w:ins>
      <w:ins w:id="42" w:author="Sungshin Kim" w:date="2020-04-12T01:34:00Z">
        <w:r w:rsidR="00166623" w:rsidRPr="2C560E23">
          <w:rPr>
            <w:rFonts w:ascii="Arial" w:hAnsi="Arial" w:cs="Arial"/>
            <w:sz w:val="22"/>
            <w:szCs w:val="22"/>
          </w:rPr>
          <w:t xml:space="preserve"> </w:t>
        </w:r>
      </w:ins>
      <w:del w:id="43" w:author="Sungshin Kim" w:date="2020-04-12T01:34:00Z">
        <w:r w:rsidR="00B07031" w:rsidRPr="2C560E23" w:rsidDel="00166623">
          <w:rPr>
            <w:rFonts w:ascii="Arial" w:eastAsia="Arial" w:hAnsi="Arial" w:cs="Arial"/>
            <w:color w:val="000000" w:themeColor="text1"/>
            <w:sz w:val="22"/>
            <w:szCs w:val="22"/>
          </w:rPr>
          <w:delText xml:space="preserve">classification </w:delText>
        </w:r>
      </w:del>
      <w:r w:rsidR="00B07031" w:rsidRPr="2C560E23">
        <w:rPr>
          <w:rFonts w:ascii="Arial" w:eastAsia="Arial" w:hAnsi="Arial" w:cs="Arial"/>
          <w:color w:val="000000" w:themeColor="text1"/>
          <w:sz w:val="22"/>
          <w:szCs w:val="22"/>
        </w:rPr>
        <w:t>accuracy of the cluster combining all</w:t>
      </w:r>
      <w:r w:rsidR="6AA4BF82" w:rsidRPr="2C560E23">
        <w:rPr>
          <w:rFonts w:ascii="Arial" w:eastAsia="Arial" w:hAnsi="Arial" w:cs="Arial"/>
          <w:color w:val="000000" w:themeColor="text1"/>
          <w:sz w:val="22"/>
          <w:szCs w:val="22"/>
        </w:rPr>
        <w:t xml:space="preserve"> of</w:t>
      </w:r>
      <w:r w:rsidR="00B07031" w:rsidRPr="2C560E23">
        <w:rPr>
          <w:rFonts w:ascii="Arial" w:eastAsia="Arial" w:hAnsi="Arial" w:cs="Arial"/>
          <w:color w:val="000000" w:themeColor="text1"/>
          <w:sz w:val="22"/>
          <w:szCs w:val="22"/>
        </w:rPr>
        <w:t xml:space="preserve"> the visual ROIs </w:t>
      </w:r>
      <w:r w:rsidR="00B07031" w:rsidRPr="2C560E23">
        <w:rPr>
          <w:rFonts w:ascii="Arial" w:eastAsia="Arial" w:hAnsi="Arial" w:cs="Arial"/>
          <w:color w:val="000000" w:themeColor="text1"/>
          <w:sz w:val="22"/>
          <w:szCs w:val="22"/>
        </w:rPr>
        <w:lastRenderedPageBreak/>
        <w:t>was significantly greater than the chance level of 0.25</w:t>
      </w:r>
      <w:r w:rsidR="60D46CF0" w:rsidRPr="2C560E23">
        <w:rPr>
          <w:rFonts w:ascii="Arial" w:eastAsia="Arial" w:hAnsi="Arial" w:cs="Arial"/>
          <w:color w:val="000000" w:themeColor="text1"/>
          <w:sz w:val="22"/>
          <w:szCs w:val="22"/>
        </w:rPr>
        <w:t xml:space="preserve"> in any stage or mapping</w:t>
      </w:r>
      <w:r w:rsidR="00B07031" w:rsidRPr="2C560E23">
        <w:rPr>
          <w:rFonts w:ascii="Arial" w:eastAsia="Arial" w:hAnsi="Arial" w:cs="Arial"/>
          <w:color w:val="000000" w:themeColor="text1"/>
          <w:sz w:val="22"/>
          <w:szCs w:val="22"/>
        </w:rPr>
        <w:t xml:space="preserve"> (</w:t>
      </w:r>
      <w:r w:rsidR="251008E8" w:rsidRPr="2C560E23">
        <w:rPr>
          <w:rFonts w:ascii="Arial" w:eastAsia="Arial" w:hAnsi="Arial" w:cs="Arial"/>
          <w:color w:val="000000" w:themeColor="text1"/>
          <w:sz w:val="22"/>
          <w:szCs w:val="22"/>
        </w:rPr>
        <w:t xml:space="preserve">one-sample </w:t>
      </w:r>
      <w:r w:rsidR="251008E8" w:rsidRPr="2C560E23">
        <w:rPr>
          <w:rFonts w:ascii="Arial" w:eastAsia="Arial" w:hAnsi="Arial" w:cs="Arial"/>
          <w:i/>
          <w:iCs/>
          <w:color w:val="000000" w:themeColor="text1"/>
          <w:sz w:val="22"/>
          <w:szCs w:val="22"/>
        </w:rPr>
        <w:t>t</w:t>
      </w:r>
      <w:r w:rsidR="251008E8" w:rsidRPr="2C560E23">
        <w:rPr>
          <w:rFonts w:ascii="Arial" w:eastAsia="Arial" w:hAnsi="Arial" w:cs="Arial"/>
          <w:color w:val="000000" w:themeColor="text1"/>
          <w:sz w:val="22"/>
          <w:szCs w:val="22"/>
        </w:rPr>
        <w:t xml:space="preserve">-tests; </w:t>
      </w:r>
      <w:r w:rsidR="0CE641B6" w:rsidRPr="2C560E23">
        <w:rPr>
          <w:rFonts w:ascii="Arial" w:eastAsia="Arial" w:hAnsi="Arial" w:cs="Arial"/>
          <w:color w:val="000000" w:themeColor="text1"/>
          <w:sz w:val="22"/>
          <w:szCs w:val="22"/>
        </w:rPr>
        <w:t xml:space="preserve">Early, </w:t>
      </w:r>
      <w:r w:rsidR="32D5E7C6" w:rsidRPr="2C560E23">
        <w:rPr>
          <w:rFonts w:ascii="Arial" w:eastAsia="Arial" w:hAnsi="Arial" w:cs="Arial"/>
          <w:color w:val="000000" w:themeColor="text1"/>
          <w:sz w:val="22"/>
          <w:szCs w:val="22"/>
        </w:rPr>
        <w:t>P</w:t>
      </w:r>
      <w:r w:rsidR="0CE641B6" w:rsidRPr="2C560E23">
        <w:rPr>
          <w:rFonts w:ascii="Arial" w:eastAsia="Arial" w:hAnsi="Arial" w:cs="Arial"/>
          <w:color w:val="000000" w:themeColor="text1"/>
          <w:sz w:val="22"/>
          <w:szCs w:val="22"/>
        </w:rPr>
        <w:t xml:space="preserve">racticed: </w:t>
      </w:r>
      <w:r w:rsidR="0CE641B6" w:rsidRPr="002C7C6B">
        <w:rPr>
          <w:rFonts w:ascii="Arial" w:eastAsia="Arial" w:hAnsi="Arial" w:cs="Arial"/>
          <w:i/>
          <w:iCs/>
          <w:color w:val="000000" w:themeColor="text1"/>
          <w:sz w:val="22"/>
          <w:szCs w:val="22"/>
        </w:rPr>
        <w:t>T</w:t>
      </w:r>
      <w:r w:rsidR="0CE641B6" w:rsidRPr="2C560E23">
        <w:rPr>
          <w:rFonts w:ascii="Arial" w:eastAsia="Arial" w:hAnsi="Arial" w:cs="Arial"/>
          <w:color w:val="000000" w:themeColor="text1"/>
          <w:sz w:val="22"/>
          <w:szCs w:val="22"/>
        </w:rPr>
        <w:t>(29) = 23.7</w:t>
      </w:r>
      <w:r w:rsidR="15E80174" w:rsidRPr="2C560E23">
        <w:rPr>
          <w:rFonts w:ascii="Arial" w:eastAsia="Arial" w:hAnsi="Arial" w:cs="Arial"/>
          <w:color w:val="000000" w:themeColor="text1"/>
          <w:sz w:val="22"/>
          <w:szCs w:val="22"/>
        </w:rPr>
        <w:t>1</w:t>
      </w:r>
      <w:r w:rsidR="53FC541E" w:rsidRPr="2C560E23">
        <w:rPr>
          <w:rFonts w:ascii="Arial" w:eastAsia="Arial" w:hAnsi="Arial" w:cs="Arial"/>
          <w:color w:val="000000" w:themeColor="text1"/>
          <w:sz w:val="22"/>
          <w:szCs w:val="22"/>
        </w:rPr>
        <w:t>,</w:t>
      </w:r>
      <w:r w:rsidR="002F6CA8">
        <w:rPr>
          <w:rFonts w:ascii="Arial" w:eastAsia="Arial" w:hAnsi="Arial" w:cs="Arial"/>
          <w:color w:val="000000" w:themeColor="text1"/>
          <w:sz w:val="22"/>
          <w:szCs w:val="22"/>
        </w:rPr>
        <w:t xml:space="preserve"> </w:t>
      </w:r>
      <w:r w:rsidR="0CE641B6" w:rsidRPr="2C560E23">
        <w:rPr>
          <w:rFonts w:ascii="Arial" w:eastAsia="Arial" w:hAnsi="Arial" w:cs="Arial"/>
          <w:color w:val="000000" w:themeColor="text1"/>
          <w:sz w:val="22"/>
          <w:szCs w:val="22"/>
        </w:rPr>
        <w:t xml:space="preserve">Late, </w:t>
      </w:r>
      <w:r w:rsidR="7C4DB91A" w:rsidRPr="2C560E23">
        <w:rPr>
          <w:rFonts w:ascii="Arial" w:eastAsia="Arial" w:hAnsi="Arial" w:cs="Arial"/>
          <w:color w:val="000000" w:themeColor="text1"/>
          <w:sz w:val="22"/>
          <w:szCs w:val="22"/>
        </w:rPr>
        <w:t>P</w:t>
      </w:r>
      <w:r w:rsidR="0CE641B6" w:rsidRPr="2C560E23">
        <w:rPr>
          <w:rFonts w:ascii="Arial" w:eastAsia="Arial" w:hAnsi="Arial" w:cs="Arial"/>
          <w:color w:val="000000" w:themeColor="text1"/>
          <w:sz w:val="22"/>
          <w:szCs w:val="22"/>
        </w:rPr>
        <w:t>racticed</w:t>
      </w:r>
      <w:r w:rsidR="178B06ED" w:rsidRPr="2C560E23">
        <w:rPr>
          <w:rFonts w:ascii="Arial" w:eastAsia="Arial" w:hAnsi="Arial" w:cs="Arial"/>
          <w:color w:val="000000" w:themeColor="text1"/>
          <w:sz w:val="22"/>
          <w:szCs w:val="22"/>
        </w:rPr>
        <w:t xml:space="preserve">: </w:t>
      </w:r>
      <w:r w:rsidR="178B06ED" w:rsidRPr="2C560E23">
        <w:rPr>
          <w:rFonts w:ascii="Arial" w:eastAsia="Arial" w:hAnsi="Arial" w:cs="Arial"/>
          <w:i/>
          <w:iCs/>
          <w:color w:val="000000" w:themeColor="text1"/>
          <w:sz w:val="22"/>
          <w:szCs w:val="22"/>
        </w:rPr>
        <w:t>T</w:t>
      </w:r>
      <w:r w:rsidR="178B06ED" w:rsidRPr="2C560E23">
        <w:rPr>
          <w:rFonts w:ascii="Arial" w:eastAsia="Arial" w:hAnsi="Arial" w:cs="Arial"/>
          <w:color w:val="000000" w:themeColor="text1"/>
          <w:sz w:val="22"/>
          <w:szCs w:val="22"/>
        </w:rPr>
        <w:t>(29) = 19.61</w:t>
      </w:r>
      <w:r w:rsidR="488CDF21" w:rsidRPr="2C560E23">
        <w:rPr>
          <w:rFonts w:ascii="Arial" w:eastAsia="Arial" w:hAnsi="Arial" w:cs="Arial"/>
          <w:color w:val="000000" w:themeColor="text1"/>
          <w:sz w:val="22"/>
          <w:szCs w:val="22"/>
        </w:rPr>
        <w:t>,</w:t>
      </w:r>
      <w:r w:rsidR="4F055089" w:rsidRPr="2C560E23">
        <w:rPr>
          <w:rFonts w:ascii="Arial" w:eastAsia="Arial" w:hAnsi="Arial" w:cs="Arial"/>
          <w:color w:val="000000" w:themeColor="text1"/>
          <w:sz w:val="22"/>
          <w:szCs w:val="22"/>
        </w:rPr>
        <w:t xml:space="preserve"> Early, </w:t>
      </w:r>
      <w:r w:rsidR="03505B36" w:rsidRPr="2C560E23">
        <w:rPr>
          <w:rFonts w:ascii="Arial" w:eastAsia="Arial" w:hAnsi="Arial" w:cs="Arial"/>
          <w:color w:val="000000" w:themeColor="text1"/>
          <w:sz w:val="22"/>
          <w:szCs w:val="22"/>
        </w:rPr>
        <w:t>U</w:t>
      </w:r>
      <w:r w:rsidR="4F055089" w:rsidRPr="2C560E23">
        <w:rPr>
          <w:rFonts w:ascii="Arial" w:eastAsia="Arial" w:hAnsi="Arial" w:cs="Arial"/>
          <w:color w:val="000000" w:themeColor="text1"/>
          <w:sz w:val="22"/>
          <w:szCs w:val="22"/>
        </w:rPr>
        <w:t xml:space="preserve">npracticed: </w:t>
      </w:r>
      <w:r w:rsidR="4F055089" w:rsidRPr="2C560E23">
        <w:rPr>
          <w:rFonts w:ascii="Arial" w:eastAsia="Arial" w:hAnsi="Arial" w:cs="Arial"/>
          <w:i/>
          <w:iCs/>
          <w:color w:val="000000" w:themeColor="text1"/>
          <w:sz w:val="22"/>
          <w:szCs w:val="22"/>
        </w:rPr>
        <w:t>T</w:t>
      </w:r>
      <w:r w:rsidR="4F055089" w:rsidRPr="2C560E23">
        <w:rPr>
          <w:rFonts w:ascii="Arial" w:eastAsia="Arial" w:hAnsi="Arial" w:cs="Arial"/>
          <w:color w:val="000000" w:themeColor="text1"/>
          <w:sz w:val="22"/>
          <w:szCs w:val="22"/>
        </w:rPr>
        <w:t>(29) = 23.23</w:t>
      </w:r>
      <w:r w:rsidR="5AC6B506" w:rsidRPr="2C560E23">
        <w:rPr>
          <w:rFonts w:ascii="Arial" w:eastAsia="Arial" w:hAnsi="Arial" w:cs="Arial"/>
          <w:color w:val="000000" w:themeColor="text1"/>
          <w:sz w:val="22"/>
          <w:szCs w:val="22"/>
        </w:rPr>
        <w:t xml:space="preserve"> </w:t>
      </w:r>
      <w:r w:rsidR="4F055089" w:rsidRPr="2C560E23">
        <w:rPr>
          <w:rFonts w:ascii="Arial" w:eastAsia="Arial" w:hAnsi="Arial" w:cs="Arial"/>
          <w:color w:val="000000" w:themeColor="text1"/>
          <w:sz w:val="22"/>
          <w:szCs w:val="22"/>
        </w:rPr>
        <w:t xml:space="preserve">; Late, </w:t>
      </w:r>
      <w:r w:rsidR="51AE4164" w:rsidRPr="2C560E23">
        <w:rPr>
          <w:rFonts w:ascii="Arial" w:eastAsia="Arial" w:hAnsi="Arial" w:cs="Arial"/>
          <w:color w:val="000000" w:themeColor="text1"/>
          <w:sz w:val="22"/>
          <w:szCs w:val="22"/>
        </w:rPr>
        <w:t>U</w:t>
      </w:r>
      <w:r w:rsidR="4F055089" w:rsidRPr="2C560E23">
        <w:rPr>
          <w:rFonts w:ascii="Arial" w:eastAsia="Arial" w:hAnsi="Arial" w:cs="Arial"/>
          <w:color w:val="000000" w:themeColor="text1"/>
          <w:sz w:val="22"/>
          <w:szCs w:val="22"/>
        </w:rPr>
        <w:t xml:space="preserve">npracticed: </w:t>
      </w:r>
      <w:r w:rsidR="4F055089" w:rsidRPr="2C560E23">
        <w:rPr>
          <w:rFonts w:ascii="Arial" w:eastAsia="Arial" w:hAnsi="Arial" w:cs="Arial"/>
          <w:i/>
          <w:iCs/>
          <w:color w:val="000000" w:themeColor="text1"/>
          <w:sz w:val="22"/>
          <w:szCs w:val="22"/>
        </w:rPr>
        <w:t>T</w:t>
      </w:r>
      <w:r w:rsidR="4F055089" w:rsidRPr="2C560E23">
        <w:rPr>
          <w:rFonts w:ascii="Arial" w:eastAsia="Arial" w:hAnsi="Arial" w:cs="Arial"/>
          <w:color w:val="000000" w:themeColor="text1"/>
          <w:sz w:val="22"/>
          <w:szCs w:val="22"/>
        </w:rPr>
        <w:t>(29) = 20.70</w:t>
      </w:r>
      <w:r w:rsidR="21B657C2" w:rsidRPr="2C560E23">
        <w:rPr>
          <w:rFonts w:ascii="Arial" w:eastAsia="Arial" w:hAnsi="Arial" w:cs="Arial"/>
          <w:color w:val="000000" w:themeColor="text1"/>
          <w:sz w:val="22"/>
          <w:szCs w:val="22"/>
        </w:rPr>
        <w:t xml:space="preserve">, Bonferroni-adjusted </w:t>
      </w:r>
      <w:r w:rsidR="21B657C2" w:rsidRPr="2C560E23">
        <w:rPr>
          <w:rFonts w:ascii="Arial" w:eastAsia="Arial" w:hAnsi="Arial" w:cs="Arial"/>
          <w:i/>
          <w:iCs/>
          <w:color w:val="000000" w:themeColor="text1"/>
          <w:sz w:val="22"/>
          <w:szCs w:val="22"/>
        </w:rPr>
        <w:t>p</w:t>
      </w:r>
      <w:r w:rsidR="21B657C2" w:rsidRPr="2C560E23">
        <w:rPr>
          <w:rFonts w:ascii="Arial" w:eastAsia="Arial" w:hAnsi="Arial" w:cs="Arial"/>
          <w:color w:val="000000" w:themeColor="text1"/>
          <w:sz w:val="22"/>
          <w:szCs w:val="22"/>
        </w:rPr>
        <w:t xml:space="preserve"> &lt; 10</w:t>
      </w:r>
      <w:r w:rsidR="21B657C2" w:rsidRPr="2C560E23">
        <w:rPr>
          <w:rFonts w:ascii="Arial" w:eastAsia="Arial" w:hAnsi="Arial" w:cs="Arial"/>
          <w:color w:val="000000" w:themeColor="text1"/>
          <w:sz w:val="22"/>
          <w:szCs w:val="22"/>
          <w:vertAlign w:val="superscript"/>
        </w:rPr>
        <w:t>-3</w:t>
      </w:r>
      <w:r w:rsidR="00B07031" w:rsidRPr="2C560E23">
        <w:rPr>
          <w:rFonts w:ascii="Arial" w:eastAsia="Arial" w:hAnsi="Arial" w:cs="Arial"/>
          <w:color w:val="000000" w:themeColor="text1"/>
          <w:sz w:val="22"/>
          <w:szCs w:val="22"/>
        </w:rPr>
        <w:t>) (shown in Figure X, left panel).</w:t>
      </w:r>
      <w:ins w:id="44" w:author="Sungshin Kim" w:date="2020-04-11T17:40:00Z">
        <w:r w:rsidR="00393534">
          <w:rPr>
            <w:rFonts w:ascii="Arial" w:eastAsia="Arial" w:hAnsi="Arial" w:cs="Arial"/>
            <w:color w:val="000000" w:themeColor="text1"/>
            <w:sz w:val="22"/>
            <w:szCs w:val="22"/>
          </w:rPr>
          <w:t xml:space="preserve"> </w:t>
        </w:r>
      </w:ins>
      <w:ins w:id="45" w:author="Sungshin Kim" w:date="2020-04-11T17:41:00Z">
        <w:r w:rsidR="00393534">
          <w:rPr>
            <w:rFonts w:ascii="Arial" w:eastAsia="Arial" w:hAnsi="Arial" w:cs="Arial"/>
            <w:color w:val="000000" w:themeColor="text1"/>
            <w:sz w:val="22"/>
            <w:szCs w:val="22"/>
          </w:rPr>
          <w:t>[Described ANO</w:t>
        </w:r>
      </w:ins>
      <w:ins w:id="46" w:author="Sungshin Kim" w:date="2020-04-12T22:21:00Z">
        <w:r w:rsidR="00240A43">
          <w:rPr>
            <w:rFonts w:ascii="Arial" w:eastAsia="Arial" w:hAnsi="Arial" w:cs="Arial"/>
            <w:color w:val="000000" w:themeColor="text1"/>
            <w:sz w:val="22"/>
            <w:szCs w:val="22"/>
          </w:rPr>
          <w:t>V</w:t>
        </w:r>
      </w:ins>
      <w:ins w:id="47" w:author="Sungshin Kim" w:date="2020-04-11T17:41:00Z">
        <w:r w:rsidR="00393534">
          <w:rPr>
            <w:rFonts w:ascii="Arial" w:eastAsia="Arial" w:hAnsi="Arial" w:cs="Arial"/>
            <w:color w:val="000000" w:themeColor="text1"/>
            <w:sz w:val="22"/>
            <w:szCs w:val="22"/>
          </w:rPr>
          <w:t>A results as in the left M1/S1[</w:t>
        </w:r>
      </w:ins>
    </w:p>
    <w:p w14:paraId="0E796C4F" w14:textId="77777777" w:rsidR="00393534" w:rsidRPr="00583E33" w:rsidRDefault="00393534" w:rsidP="2C560E23">
      <w:pPr>
        <w:wordWrap/>
        <w:spacing w:line="360" w:lineRule="auto"/>
        <w:jc w:val="left"/>
        <w:rPr>
          <w:ins w:id="48" w:author="Sungshin Kim" w:date="2020-04-11T17:41:00Z"/>
          <w:rFonts w:ascii="Arial" w:hAnsi="Arial" w:cs="Arial"/>
          <w:b/>
          <w:bCs/>
          <w:i/>
          <w:iCs/>
          <w:sz w:val="22"/>
          <w:szCs w:val="22"/>
        </w:rPr>
      </w:pPr>
    </w:p>
    <w:p w14:paraId="6CB66AB5" w14:textId="6206BD33" w:rsidR="00B07031" w:rsidRDefault="00CD7BED" w:rsidP="00070A5C">
      <w:pPr>
        <w:wordWrap/>
        <w:spacing w:line="360" w:lineRule="auto"/>
        <w:jc w:val="left"/>
        <w:rPr>
          <w:rFonts w:ascii="Arial" w:eastAsia="Arial" w:hAnsi="Arial" w:cs="Arial"/>
          <w:color w:val="000000" w:themeColor="text1"/>
          <w:sz w:val="22"/>
          <w:szCs w:val="22"/>
        </w:rPr>
      </w:pPr>
      <w:r>
        <w:rPr>
          <w:rFonts w:ascii="Arial" w:eastAsia="Arial" w:hAnsi="Arial" w:cs="Arial"/>
          <w:color w:val="000000" w:themeColor="text1"/>
          <w:sz w:val="22"/>
          <w:szCs w:val="22"/>
        </w:rPr>
        <w:t xml:space="preserve">Post-hoc </w:t>
      </w:r>
      <w:r w:rsidR="00B07031" w:rsidRPr="15D69F0D">
        <w:rPr>
          <w:rFonts w:ascii="Arial" w:eastAsia="Arial" w:hAnsi="Arial" w:cs="Arial"/>
          <w:color w:val="000000" w:themeColor="text1"/>
          <w:sz w:val="22"/>
          <w:szCs w:val="22"/>
        </w:rPr>
        <w:t xml:space="preserve">paired </w:t>
      </w:r>
      <w:r w:rsidR="00B07031" w:rsidRPr="15D69F0D">
        <w:rPr>
          <w:rFonts w:ascii="Arial" w:eastAsia="Arial" w:hAnsi="Arial" w:cs="Arial"/>
          <w:i/>
          <w:iCs/>
          <w:color w:val="000000" w:themeColor="text1"/>
          <w:sz w:val="22"/>
          <w:szCs w:val="22"/>
        </w:rPr>
        <w:t>t</w:t>
      </w:r>
      <w:r w:rsidR="00B07031" w:rsidRPr="15D69F0D">
        <w:rPr>
          <w:rFonts w:ascii="Arial" w:eastAsia="Arial" w:hAnsi="Arial" w:cs="Arial"/>
          <w:color w:val="000000" w:themeColor="text1"/>
          <w:sz w:val="22"/>
          <w:szCs w:val="22"/>
        </w:rPr>
        <w:t>-test</w:t>
      </w:r>
      <w:r>
        <w:rPr>
          <w:rFonts w:ascii="Arial" w:eastAsia="Arial" w:hAnsi="Arial" w:cs="Arial"/>
          <w:color w:val="000000" w:themeColor="text1"/>
          <w:sz w:val="22"/>
          <w:szCs w:val="22"/>
        </w:rPr>
        <w:t>s</w:t>
      </w:r>
      <w:r w:rsidR="00B07031" w:rsidRPr="15D69F0D">
        <w:rPr>
          <w:rFonts w:ascii="Arial" w:eastAsia="Arial" w:hAnsi="Arial" w:cs="Arial"/>
          <w:color w:val="000000" w:themeColor="text1"/>
          <w:sz w:val="22"/>
          <w:szCs w:val="22"/>
        </w:rPr>
        <w:t xml:space="preserve"> (</w:t>
      </w:r>
      <w:r w:rsidR="00B07031" w:rsidRPr="15D69F0D">
        <w:rPr>
          <w:rFonts w:ascii="Arial" w:eastAsia="Arial" w:hAnsi="Arial" w:cs="Arial"/>
          <w:i/>
          <w:iCs/>
          <w:color w:val="000000" w:themeColor="text1"/>
          <w:sz w:val="22"/>
          <w:szCs w:val="22"/>
        </w:rPr>
        <w:t>T</w:t>
      </w:r>
      <w:r w:rsidR="00B07031" w:rsidRPr="15D69F0D">
        <w:rPr>
          <w:rFonts w:ascii="Arial" w:eastAsia="Arial" w:hAnsi="Arial" w:cs="Arial"/>
          <w:color w:val="000000" w:themeColor="text1"/>
          <w:sz w:val="22"/>
          <w:szCs w:val="22"/>
        </w:rPr>
        <w:t xml:space="preserve">(29) = 2.09, </w:t>
      </w:r>
      <w:r w:rsidR="00B07031" w:rsidRPr="15D69F0D">
        <w:rPr>
          <w:rFonts w:ascii="Arial" w:eastAsia="Arial" w:hAnsi="Arial" w:cs="Arial"/>
          <w:i/>
          <w:iCs/>
          <w:color w:val="000000" w:themeColor="text1"/>
          <w:sz w:val="22"/>
          <w:szCs w:val="22"/>
        </w:rPr>
        <w:t>p</w:t>
      </w:r>
      <w:r w:rsidR="00B07031" w:rsidRPr="15D69F0D">
        <w:rPr>
          <w:rFonts w:ascii="Arial" w:eastAsia="Arial" w:hAnsi="Arial" w:cs="Arial"/>
          <w:color w:val="000000" w:themeColor="text1"/>
          <w:sz w:val="22"/>
          <w:szCs w:val="22"/>
        </w:rPr>
        <w:t xml:space="preserve"> = 0.045) suggested that the </w:t>
      </w:r>
      <w:ins w:id="49" w:author="Sungshin Kim" w:date="2020-04-12T22:20:00Z">
        <w:r w:rsidR="00240A43">
          <w:rPr>
            <w:rFonts w:ascii="Arial" w:hAnsi="Arial" w:cs="Arial"/>
            <w:sz w:val="22"/>
            <w:szCs w:val="22"/>
          </w:rPr>
          <w:t>classification</w:t>
        </w:r>
      </w:ins>
      <w:ins w:id="50" w:author="Sungshin Kim" w:date="2020-04-12T01:34:00Z">
        <w:r w:rsidR="00166623" w:rsidRPr="2C560E23">
          <w:rPr>
            <w:rFonts w:ascii="Arial" w:hAnsi="Arial" w:cs="Arial"/>
            <w:sz w:val="22"/>
            <w:szCs w:val="22"/>
          </w:rPr>
          <w:t xml:space="preserve"> </w:t>
        </w:r>
      </w:ins>
      <w:del w:id="51" w:author="Sungshin Kim" w:date="2020-04-12T01:34:00Z">
        <w:r w:rsidR="00B07031" w:rsidRPr="15D69F0D" w:rsidDel="00166623">
          <w:rPr>
            <w:rFonts w:ascii="Arial" w:eastAsia="Arial" w:hAnsi="Arial" w:cs="Arial"/>
            <w:color w:val="000000" w:themeColor="text1"/>
            <w:sz w:val="22"/>
            <w:szCs w:val="22"/>
          </w:rPr>
          <w:delText xml:space="preserve">classification </w:delText>
        </w:r>
      </w:del>
      <w:r w:rsidR="00B07031" w:rsidRPr="15D69F0D">
        <w:rPr>
          <w:rFonts w:ascii="Arial" w:eastAsia="Arial" w:hAnsi="Arial" w:cs="Arial"/>
          <w:color w:val="000000" w:themeColor="text1"/>
          <w:sz w:val="22"/>
          <w:szCs w:val="22"/>
        </w:rPr>
        <w:t>accuracy of the combined visual ROIs improved after extensive training</w:t>
      </w:r>
      <w:ins w:id="52" w:author="Sungshin Kim" w:date="2020-04-11T17:43:00Z">
        <w:r>
          <w:rPr>
            <w:rFonts w:ascii="Arial" w:eastAsia="Arial" w:hAnsi="Arial" w:cs="Arial"/>
            <w:color w:val="000000" w:themeColor="text1"/>
            <w:sz w:val="22"/>
            <w:szCs w:val="22"/>
          </w:rPr>
          <w:t xml:space="preserve">, [described t-test results for practiced vs </w:t>
        </w:r>
        <w:r w:rsidR="000D1F13">
          <w:rPr>
            <w:rFonts w:ascii="Arial" w:eastAsia="Arial" w:hAnsi="Arial" w:cs="Arial"/>
            <w:color w:val="000000" w:themeColor="text1"/>
            <w:sz w:val="22"/>
            <w:szCs w:val="22"/>
          </w:rPr>
          <w:t xml:space="preserve">unpracticed </w:t>
        </w:r>
        <w:r>
          <w:rPr>
            <w:rFonts w:ascii="Arial" w:eastAsia="Arial" w:hAnsi="Arial" w:cs="Arial"/>
            <w:color w:val="000000" w:themeColor="text1"/>
            <w:sz w:val="22"/>
            <w:szCs w:val="22"/>
          </w:rPr>
          <w:t xml:space="preserve"> in the late stage of learning].</w:t>
        </w:r>
      </w:ins>
      <w:del w:id="53" w:author="Sungshin Kim" w:date="2020-04-11T17:43:00Z">
        <w:r w:rsidR="00B07031" w:rsidRPr="15D69F0D" w:rsidDel="00CD7BED">
          <w:rPr>
            <w:rFonts w:ascii="Arial" w:eastAsia="Arial" w:hAnsi="Arial" w:cs="Arial"/>
            <w:color w:val="000000" w:themeColor="text1"/>
            <w:sz w:val="22"/>
            <w:szCs w:val="22"/>
          </w:rPr>
          <w:delText>.</w:delText>
        </w:r>
      </w:del>
    </w:p>
    <w:p w14:paraId="2D2897B1" w14:textId="77777777" w:rsidR="00B07031" w:rsidRDefault="00B07031" w:rsidP="00583E33">
      <w:pPr>
        <w:wordWrap/>
        <w:spacing w:line="360" w:lineRule="auto"/>
        <w:jc w:val="left"/>
        <w:rPr>
          <w:rFonts w:ascii="Arial" w:eastAsia="Arial" w:hAnsi="Arial" w:cs="Arial"/>
          <w:color w:val="000000" w:themeColor="text1"/>
          <w:sz w:val="22"/>
          <w:szCs w:val="22"/>
        </w:rPr>
      </w:pPr>
    </w:p>
    <w:p w14:paraId="0950378C" w14:textId="72DFD29E" w:rsidR="00B07031" w:rsidRDefault="00CF051E" w:rsidP="2C560E23">
      <w:pPr>
        <w:wordWrap/>
        <w:spacing w:line="360" w:lineRule="auto"/>
        <w:jc w:val="left"/>
        <w:rPr>
          <w:rFonts w:ascii="Arial" w:eastAsia="Arial" w:hAnsi="Arial" w:cs="Arial"/>
          <w:color w:val="000000" w:themeColor="text1"/>
          <w:sz w:val="22"/>
          <w:szCs w:val="22"/>
        </w:rPr>
      </w:pPr>
      <w:r w:rsidRPr="2C560E23">
        <w:rPr>
          <w:rFonts w:ascii="Arial" w:eastAsia="Arial" w:hAnsi="Arial" w:cs="Arial"/>
          <w:i/>
          <w:iCs/>
          <w:color w:val="000000" w:themeColor="text1"/>
          <w:sz w:val="22"/>
          <w:szCs w:val="22"/>
        </w:rPr>
        <w:t>Default mode network</w:t>
      </w:r>
      <w:r w:rsidR="00B07031" w:rsidRPr="2C560E23">
        <w:rPr>
          <w:rFonts w:ascii="Arial" w:eastAsia="Arial" w:hAnsi="Arial" w:cs="Arial"/>
          <w:color w:val="000000" w:themeColor="text1"/>
          <w:sz w:val="22"/>
          <w:szCs w:val="22"/>
        </w:rPr>
        <w:t xml:space="preserve">. For each subnetwork of the DMN, including the Core, DMPFC, and MTL networks, the </w:t>
      </w:r>
      <w:ins w:id="54" w:author="Sungshin Kim" w:date="2020-04-12T22:20:00Z">
        <w:r w:rsidR="00240A43">
          <w:rPr>
            <w:rFonts w:ascii="Arial" w:eastAsia="Arial" w:hAnsi="Arial" w:cs="Arial"/>
            <w:color w:val="000000" w:themeColor="text1"/>
            <w:sz w:val="22"/>
            <w:szCs w:val="22"/>
          </w:rPr>
          <w:t>classification</w:t>
        </w:r>
      </w:ins>
      <w:ins w:id="55" w:author="Sungshin Kim" w:date="2020-04-12T01:34:00Z">
        <w:r w:rsidR="00166623" w:rsidRPr="2C560E23">
          <w:rPr>
            <w:rFonts w:ascii="Arial" w:eastAsia="Arial" w:hAnsi="Arial" w:cs="Arial"/>
            <w:color w:val="000000" w:themeColor="text1"/>
            <w:sz w:val="22"/>
            <w:szCs w:val="22"/>
          </w:rPr>
          <w:t xml:space="preserve"> </w:t>
        </w:r>
      </w:ins>
      <w:del w:id="56" w:author="Sungshin Kim" w:date="2020-04-12T01:34:00Z">
        <w:r w:rsidR="00B07031" w:rsidRPr="2C560E23" w:rsidDel="00166623">
          <w:rPr>
            <w:rFonts w:ascii="Arial" w:eastAsia="Arial" w:hAnsi="Arial" w:cs="Arial"/>
            <w:color w:val="000000" w:themeColor="text1"/>
            <w:sz w:val="22"/>
            <w:szCs w:val="22"/>
          </w:rPr>
          <w:delText xml:space="preserve">classification </w:delText>
        </w:r>
      </w:del>
      <w:r w:rsidR="00B07031" w:rsidRPr="2C560E23">
        <w:rPr>
          <w:rFonts w:ascii="Arial" w:eastAsia="Arial" w:hAnsi="Arial" w:cs="Arial"/>
          <w:color w:val="000000" w:themeColor="text1"/>
          <w:sz w:val="22"/>
          <w:szCs w:val="22"/>
        </w:rPr>
        <w:t xml:space="preserve">accuracies in different learning stages and mappings were calculated and presented in Figure X. The accuracy values were significantly greater than the chance level of 0.25 </w:t>
      </w:r>
      <w:commentRangeStart w:id="57"/>
      <w:ins w:id="58" w:author="Emily Yunha Shin" w:date="2020-04-10T08:18:00Z">
        <w:r w:rsidR="6F733F95" w:rsidRPr="2C560E23">
          <w:rPr>
            <w:rFonts w:ascii="Arial" w:eastAsia="Arial" w:hAnsi="Arial" w:cs="Arial"/>
            <w:color w:val="000000" w:themeColor="text1"/>
            <w:sz w:val="22"/>
            <w:szCs w:val="22"/>
          </w:rPr>
          <w:t>in Core</w:t>
        </w:r>
      </w:ins>
      <w:commentRangeEnd w:id="57"/>
      <w:r>
        <w:commentReference w:id="57"/>
      </w:r>
      <w:ins w:id="59" w:author="Emily Yunha Shin" w:date="2020-04-10T08:22:00Z">
        <w:r w:rsidR="5958BFB6" w:rsidRPr="2C560E23">
          <w:rPr>
            <w:rFonts w:ascii="Arial" w:eastAsia="Arial" w:hAnsi="Arial" w:cs="Arial"/>
            <w:color w:val="000000" w:themeColor="text1"/>
            <w:sz w:val="22"/>
            <w:szCs w:val="22"/>
          </w:rPr>
          <w:t xml:space="preserve"> </w:t>
        </w:r>
      </w:ins>
      <w:r w:rsidR="00B07031" w:rsidRPr="2C560E23">
        <w:rPr>
          <w:rFonts w:ascii="Arial" w:eastAsia="Arial" w:hAnsi="Arial" w:cs="Arial"/>
          <w:color w:val="000000" w:themeColor="text1"/>
          <w:sz w:val="22"/>
          <w:szCs w:val="22"/>
        </w:rPr>
        <w:t>(</w:t>
      </w:r>
      <w:ins w:id="60" w:author="Emily Yunha Shin" w:date="2020-04-10T08:21:00Z">
        <w:r w:rsidR="5AA7953F" w:rsidRPr="2C560E23">
          <w:rPr>
            <w:rFonts w:ascii="Arial" w:eastAsia="Arial" w:hAnsi="Arial" w:cs="Arial"/>
            <w:color w:val="000000" w:themeColor="text1"/>
            <w:sz w:val="22"/>
            <w:szCs w:val="22"/>
          </w:rPr>
          <w:t xml:space="preserve">one-sample </w:t>
        </w:r>
        <w:r w:rsidR="5AA7953F" w:rsidRPr="2C560E23">
          <w:rPr>
            <w:rFonts w:ascii="Arial" w:eastAsia="Arial" w:hAnsi="Arial" w:cs="Arial"/>
            <w:i/>
            <w:iCs/>
            <w:color w:val="000000" w:themeColor="text1"/>
            <w:sz w:val="22"/>
            <w:szCs w:val="22"/>
          </w:rPr>
          <w:t>t</w:t>
        </w:r>
        <w:r w:rsidR="5AA7953F" w:rsidRPr="2C560E23">
          <w:rPr>
            <w:rFonts w:ascii="Arial" w:eastAsia="Arial" w:hAnsi="Arial" w:cs="Arial"/>
            <w:color w:val="000000" w:themeColor="text1"/>
            <w:sz w:val="22"/>
            <w:szCs w:val="22"/>
          </w:rPr>
          <w:t xml:space="preserve">-tests; </w:t>
        </w:r>
      </w:ins>
      <w:ins w:id="61" w:author="Emily Yunha Shin" w:date="2020-04-10T08:19:00Z">
        <w:r w:rsidR="07AF7818" w:rsidRPr="2C560E23">
          <w:rPr>
            <w:rFonts w:ascii="Arial" w:eastAsia="Arial" w:hAnsi="Arial" w:cs="Arial"/>
            <w:color w:val="000000" w:themeColor="text1"/>
            <w:sz w:val="22"/>
            <w:szCs w:val="22"/>
          </w:rPr>
          <w:t xml:space="preserve">Early, </w:t>
        </w:r>
      </w:ins>
      <w:ins w:id="62" w:author="Emily Yunha Shin" w:date="2020-04-10T09:24:00Z">
        <w:r w:rsidR="4ACA025D" w:rsidRPr="2C560E23">
          <w:rPr>
            <w:rFonts w:ascii="Arial" w:eastAsia="Arial" w:hAnsi="Arial" w:cs="Arial"/>
            <w:color w:val="000000" w:themeColor="text1"/>
            <w:sz w:val="22"/>
            <w:szCs w:val="22"/>
          </w:rPr>
          <w:t>P</w:t>
        </w:r>
      </w:ins>
      <w:ins w:id="63" w:author="Emily Yunha Shin" w:date="2020-04-10T08:19:00Z">
        <w:r w:rsidR="07AF7818" w:rsidRPr="2C560E23">
          <w:rPr>
            <w:rFonts w:ascii="Arial" w:eastAsia="Arial" w:hAnsi="Arial" w:cs="Arial"/>
            <w:color w:val="000000" w:themeColor="text1"/>
            <w:sz w:val="22"/>
            <w:szCs w:val="22"/>
          </w:rPr>
          <w:t xml:space="preserve">racticed: </w:t>
        </w:r>
        <w:r w:rsidR="07AF7818" w:rsidRPr="2C560E23">
          <w:rPr>
            <w:rFonts w:ascii="Arial" w:eastAsia="Arial" w:hAnsi="Arial" w:cs="Arial"/>
            <w:i/>
            <w:iCs/>
            <w:color w:val="000000" w:themeColor="text1"/>
            <w:sz w:val="22"/>
            <w:szCs w:val="22"/>
          </w:rPr>
          <w:t>T</w:t>
        </w:r>
        <w:r w:rsidR="07AF7818" w:rsidRPr="2C560E23">
          <w:rPr>
            <w:rFonts w:ascii="Arial" w:eastAsia="Arial" w:hAnsi="Arial" w:cs="Arial"/>
            <w:color w:val="000000" w:themeColor="text1"/>
            <w:sz w:val="22"/>
            <w:szCs w:val="22"/>
          </w:rPr>
          <w:t>(29) = 9.56</w:t>
        </w:r>
      </w:ins>
      <w:ins w:id="64" w:author="Emily Yunha Shin" w:date="2020-04-10T08:22:00Z">
        <w:r w:rsidR="4B49AF92" w:rsidRPr="2C560E23">
          <w:rPr>
            <w:rFonts w:ascii="Arial" w:eastAsia="Arial" w:hAnsi="Arial" w:cs="Arial"/>
            <w:color w:val="000000" w:themeColor="text1"/>
            <w:sz w:val="22"/>
            <w:szCs w:val="22"/>
          </w:rPr>
          <w:t xml:space="preserve">, Bonferroni-adjusted </w:t>
        </w:r>
        <w:r w:rsidR="4B49AF92" w:rsidRPr="2C560E23">
          <w:rPr>
            <w:rFonts w:ascii="Arial" w:eastAsia="Arial" w:hAnsi="Arial" w:cs="Arial"/>
            <w:i/>
            <w:iCs/>
            <w:color w:val="000000" w:themeColor="text1"/>
            <w:sz w:val="22"/>
            <w:szCs w:val="22"/>
          </w:rPr>
          <w:t>p</w:t>
        </w:r>
        <w:r w:rsidR="4B49AF92" w:rsidRPr="2C560E23">
          <w:rPr>
            <w:rFonts w:ascii="Arial" w:eastAsia="Arial" w:hAnsi="Arial" w:cs="Arial"/>
            <w:color w:val="000000" w:themeColor="text1"/>
            <w:sz w:val="22"/>
            <w:szCs w:val="22"/>
          </w:rPr>
          <w:t xml:space="preserve"> &lt; 10</w:t>
        </w:r>
        <w:r w:rsidR="4B49AF92" w:rsidRPr="2C560E23">
          <w:rPr>
            <w:rFonts w:ascii="Arial" w:eastAsia="Arial" w:hAnsi="Arial" w:cs="Arial"/>
            <w:color w:val="000000" w:themeColor="text1"/>
            <w:sz w:val="22"/>
            <w:szCs w:val="22"/>
            <w:vertAlign w:val="superscript"/>
          </w:rPr>
          <w:t>-3</w:t>
        </w:r>
      </w:ins>
      <w:ins w:id="65" w:author="Emily Yunha Shin" w:date="2020-04-10T08:19:00Z">
        <w:r w:rsidR="07AF7818" w:rsidRPr="2C560E23">
          <w:rPr>
            <w:rFonts w:ascii="Arial" w:eastAsia="Arial" w:hAnsi="Arial" w:cs="Arial"/>
            <w:color w:val="000000" w:themeColor="text1"/>
            <w:sz w:val="22"/>
            <w:szCs w:val="22"/>
          </w:rPr>
          <w:t xml:space="preserve">; Late, </w:t>
        </w:r>
      </w:ins>
      <w:ins w:id="66" w:author="Emily Yunha Shin" w:date="2020-04-10T09:24:00Z">
        <w:r w:rsidR="3267C3AA" w:rsidRPr="2C560E23">
          <w:rPr>
            <w:rFonts w:ascii="Arial" w:eastAsia="Arial" w:hAnsi="Arial" w:cs="Arial"/>
            <w:color w:val="000000" w:themeColor="text1"/>
            <w:sz w:val="22"/>
            <w:szCs w:val="22"/>
          </w:rPr>
          <w:t>P</w:t>
        </w:r>
      </w:ins>
      <w:ins w:id="67" w:author="Emily Yunha Shin" w:date="2020-04-10T08:19:00Z">
        <w:r w:rsidR="07AF7818" w:rsidRPr="2C560E23">
          <w:rPr>
            <w:rFonts w:ascii="Arial" w:eastAsia="Arial" w:hAnsi="Arial" w:cs="Arial"/>
            <w:color w:val="000000" w:themeColor="text1"/>
            <w:sz w:val="22"/>
            <w:szCs w:val="22"/>
          </w:rPr>
          <w:t xml:space="preserve">racticed: </w:t>
        </w:r>
        <w:r w:rsidR="07AF7818" w:rsidRPr="2C560E23">
          <w:rPr>
            <w:rFonts w:ascii="Arial" w:eastAsia="Arial" w:hAnsi="Arial" w:cs="Arial"/>
            <w:i/>
            <w:iCs/>
            <w:color w:val="000000" w:themeColor="text1"/>
            <w:sz w:val="22"/>
            <w:szCs w:val="22"/>
          </w:rPr>
          <w:t>T</w:t>
        </w:r>
        <w:r w:rsidR="07AF7818" w:rsidRPr="2C560E23">
          <w:rPr>
            <w:rFonts w:ascii="Arial" w:eastAsia="Arial" w:hAnsi="Arial" w:cs="Arial"/>
            <w:color w:val="000000" w:themeColor="text1"/>
            <w:sz w:val="22"/>
            <w:szCs w:val="22"/>
          </w:rPr>
          <w:t xml:space="preserve">(29) = </w:t>
        </w:r>
      </w:ins>
      <w:ins w:id="68" w:author="Emily Yunha Shin" w:date="2020-04-10T08:23:00Z">
        <w:r w:rsidR="450EB110" w:rsidRPr="2C560E23">
          <w:rPr>
            <w:rFonts w:ascii="Arial" w:eastAsia="Arial" w:hAnsi="Arial" w:cs="Arial"/>
            <w:color w:val="000000" w:themeColor="text1"/>
            <w:sz w:val="22"/>
            <w:szCs w:val="22"/>
          </w:rPr>
          <w:t xml:space="preserve">3.26, Bonferroni-adjusted </w:t>
        </w:r>
        <w:r w:rsidR="450EB110" w:rsidRPr="2C560E23">
          <w:rPr>
            <w:rFonts w:ascii="Arial" w:eastAsia="Arial" w:hAnsi="Arial" w:cs="Arial"/>
            <w:i/>
            <w:iCs/>
            <w:color w:val="D13438"/>
            <w:sz w:val="22"/>
            <w:szCs w:val="22"/>
            <w:u w:val="single"/>
          </w:rPr>
          <w:t>p</w:t>
        </w:r>
        <w:r w:rsidR="450EB110" w:rsidRPr="2C560E23">
          <w:rPr>
            <w:rFonts w:ascii="Arial" w:eastAsia="Arial" w:hAnsi="Arial" w:cs="Arial"/>
            <w:color w:val="D13438"/>
            <w:sz w:val="22"/>
            <w:szCs w:val="22"/>
            <w:u w:val="single"/>
            <w:rPrChange w:id="69" w:author="Emily Yunha Shin" w:date="2020-04-10T08:23:00Z">
              <w:rPr>
                <w:rFonts w:ascii="Arial" w:eastAsia="Arial" w:hAnsi="Arial" w:cs="Arial"/>
                <w:i/>
                <w:iCs/>
                <w:color w:val="D13438"/>
                <w:sz w:val="22"/>
                <w:szCs w:val="22"/>
                <w:u w:val="single"/>
              </w:rPr>
            </w:rPrChange>
          </w:rPr>
          <w:t xml:space="preserve"> &lt; 0.</w:t>
        </w:r>
        <w:r w:rsidR="450EB110" w:rsidRPr="2C560E23">
          <w:rPr>
            <w:rFonts w:ascii="Arial" w:eastAsia="Arial" w:hAnsi="Arial" w:cs="Arial"/>
            <w:color w:val="D13438"/>
            <w:sz w:val="22"/>
            <w:szCs w:val="22"/>
            <w:u w:val="single"/>
          </w:rPr>
          <w:t>05</w:t>
        </w:r>
      </w:ins>
      <w:ins w:id="70" w:author="Emily Yunha Shin" w:date="2020-04-10T08:19:00Z">
        <w:r w:rsidR="07AF7818" w:rsidRPr="2C560E23">
          <w:rPr>
            <w:rFonts w:ascii="Arial" w:eastAsia="Arial" w:hAnsi="Arial" w:cs="Arial"/>
            <w:color w:val="000000" w:themeColor="text1"/>
            <w:sz w:val="22"/>
            <w:szCs w:val="22"/>
          </w:rPr>
          <w:t xml:space="preserve">; Early, </w:t>
        </w:r>
      </w:ins>
      <w:ins w:id="71" w:author="Emily Yunha Shin" w:date="2020-04-10T09:24:00Z">
        <w:r w:rsidR="00E9AE5B" w:rsidRPr="2C560E23">
          <w:rPr>
            <w:rFonts w:ascii="Arial" w:eastAsia="Arial" w:hAnsi="Arial" w:cs="Arial"/>
            <w:color w:val="000000" w:themeColor="text1"/>
            <w:sz w:val="22"/>
            <w:szCs w:val="22"/>
          </w:rPr>
          <w:t>U</w:t>
        </w:r>
      </w:ins>
      <w:ins w:id="72" w:author="Emily Yunha Shin" w:date="2020-04-10T08:19:00Z">
        <w:r w:rsidR="07AF7818" w:rsidRPr="2C560E23">
          <w:rPr>
            <w:rFonts w:ascii="Arial" w:eastAsia="Arial" w:hAnsi="Arial" w:cs="Arial"/>
            <w:color w:val="000000" w:themeColor="text1"/>
            <w:sz w:val="22"/>
            <w:szCs w:val="22"/>
          </w:rPr>
          <w:t xml:space="preserve">npracticed: </w:t>
        </w:r>
        <w:r w:rsidR="07AF7818" w:rsidRPr="2C560E23">
          <w:rPr>
            <w:rFonts w:ascii="Arial" w:eastAsia="Arial" w:hAnsi="Arial" w:cs="Arial"/>
            <w:i/>
            <w:iCs/>
            <w:color w:val="000000" w:themeColor="text1"/>
            <w:sz w:val="22"/>
            <w:szCs w:val="22"/>
          </w:rPr>
          <w:t>T</w:t>
        </w:r>
        <w:r w:rsidR="07AF7818" w:rsidRPr="2C560E23">
          <w:rPr>
            <w:rFonts w:ascii="Arial" w:eastAsia="Arial" w:hAnsi="Arial" w:cs="Arial"/>
            <w:color w:val="000000" w:themeColor="text1"/>
            <w:sz w:val="22"/>
            <w:szCs w:val="22"/>
          </w:rPr>
          <w:t>(29) = 7.74</w:t>
        </w:r>
      </w:ins>
      <w:ins w:id="73" w:author="Emily Yunha Shin" w:date="2020-04-10T08:23:00Z">
        <w:r w:rsidR="26AA68A9" w:rsidRPr="2C560E23">
          <w:rPr>
            <w:rFonts w:ascii="Arial" w:eastAsia="Arial" w:hAnsi="Arial" w:cs="Arial"/>
            <w:color w:val="000000" w:themeColor="text1"/>
            <w:sz w:val="22"/>
            <w:szCs w:val="22"/>
          </w:rPr>
          <w:t xml:space="preserve">, Bonferroni-adjusted </w:t>
        </w:r>
        <w:r w:rsidR="26AA68A9" w:rsidRPr="2C560E23">
          <w:rPr>
            <w:rFonts w:ascii="Arial" w:eastAsia="Arial" w:hAnsi="Arial" w:cs="Arial"/>
            <w:i/>
            <w:iCs/>
            <w:color w:val="000000" w:themeColor="text1"/>
            <w:sz w:val="22"/>
            <w:szCs w:val="22"/>
          </w:rPr>
          <w:t>p</w:t>
        </w:r>
        <w:r w:rsidR="26AA68A9" w:rsidRPr="2C560E23">
          <w:rPr>
            <w:rFonts w:ascii="Arial" w:eastAsia="Arial" w:hAnsi="Arial" w:cs="Arial"/>
            <w:color w:val="000000" w:themeColor="text1"/>
            <w:sz w:val="22"/>
            <w:szCs w:val="22"/>
          </w:rPr>
          <w:t xml:space="preserve"> &lt; 10</w:t>
        </w:r>
        <w:r w:rsidR="26AA68A9" w:rsidRPr="2C560E23">
          <w:rPr>
            <w:rFonts w:ascii="Arial" w:eastAsia="Arial" w:hAnsi="Arial" w:cs="Arial"/>
            <w:color w:val="000000" w:themeColor="text1"/>
            <w:sz w:val="22"/>
            <w:szCs w:val="22"/>
            <w:vertAlign w:val="superscript"/>
          </w:rPr>
          <w:t>-3</w:t>
        </w:r>
      </w:ins>
      <w:ins w:id="74" w:author="Emily Yunha Shin" w:date="2020-04-10T08:19:00Z">
        <w:r w:rsidR="07AF7818" w:rsidRPr="2C560E23">
          <w:rPr>
            <w:rFonts w:ascii="Arial" w:eastAsia="Arial" w:hAnsi="Arial" w:cs="Arial"/>
            <w:color w:val="000000" w:themeColor="text1"/>
            <w:sz w:val="22"/>
            <w:szCs w:val="22"/>
          </w:rPr>
          <w:t xml:space="preserve">; Late, </w:t>
        </w:r>
      </w:ins>
      <w:ins w:id="75" w:author="Emily Yunha Shin" w:date="2020-04-10T09:24:00Z">
        <w:r w:rsidR="48A204E1" w:rsidRPr="2C560E23">
          <w:rPr>
            <w:rFonts w:ascii="Arial" w:eastAsia="Arial" w:hAnsi="Arial" w:cs="Arial"/>
            <w:color w:val="000000" w:themeColor="text1"/>
            <w:sz w:val="22"/>
            <w:szCs w:val="22"/>
          </w:rPr>
          <w:t>U</w:t>
        </w:r>
      </w:ins>
      <w:ins w:id="76" w:author="Emily Yunha Shin" w:date="2020-04-10T08:19:00Z">
        <w:r w:rsidR="07AF7818" w:rsidRPr="2C560E23">
          <w:rPr>
            <w:rFonts w:ascii="Arial" w:eastAsia="Arial" w:hAnsi="Arial" w:cs="Arial"/>
            <w:color w:val="000000" w:themeColor="text1"/>
            <w:sz w:val="22"/>
            <w:szCs w:val="22"/>
          </w:rPr>
          <w:t xml:space="preserve">npracticed: </w:t>
        </w:r>
        <w:r w:rsidR="07AF7818" w:rsidRPr="2C560E23">
          <w:rPr>
            <w:rFonts w:ascii="Arial" w:eastAsia="Arial" w:hAnsi="Arial" w:cs="Arial"/>
            <w:i/>
            <w:iCs/>
            <w:color w:val="000000" w:themeColor="text1"/>
            <w:sz w:val="22"/>
            <w:szCs w:val="22"/>
          </w:rPr>
          <w:t>T</w:t>
        </w:r>
        <w:r w:rsidR="07AF7818" w:rsidRPr="2C560E23">
          <w:rPr>
            <w:rFonts w:ascii="Arial" w:eastAsia="Arial" w:hAnsi="Arial" w:cs="Arial"/>
            <w:color w:val="000000" w:themeColor="text1"/>
            <w:sz w:val="22"/>
            <w:szCs w:val="22"/>
          </w:rPr>
          <w:t xml:space="preserve">(29) = </w:t>
        </w:r>
      </w:ins>
      <w:ins w:id="77" w:author="Emily Yunha Shin" w:date="2020-04-10T08:23:00Z">
        <w:r w:rsidR="276270BC" w:rsidRPr="2C560E23">
          <w:rPr>
            <w:rFonts w:ascii="Arial" w:eastAsia="Arial" w:hAnsi="Arial" w:cs="Arial"/>
            <w:color w:val="000000" w:themeColor="text1"/>
            <w:sz w:val="22"/>
            <w:szCs w:val="22"/>
          </w:rPr>
          <w:t>5.</w:t>
        </w:r>
      </w:ins>
      <w:ins w:id="78" w:author="Emily Yunha Shin" w:date="2020-04-10T08:24:00Z">
        <w:r w:rsidR="276270BC" w:rsidRPr="2C560E23">
          <w:rPr>
            <w:rFonts w:ascii="Arial" w:eastAsia="Arial" w:hAnsi="Arial" w:cs="Arial"/>
            <w:color w:val="000000" w:themeColor="text1"/>
            <w:sz w:val="22"/>
            <w:szCs w:val="22"/>
          </w:rPr>
          <w:t xml:space="preserve">97, Bonferroni-adjusted </w:t>
        </w:r>
        <w:r w:rsidR="276270BC" w:rsidRPr="2C560E23">
          <w:rPr>
            <w:rFonts w:ascii="Arial" w:eastAsia="Arial" w:hAnsi="Arial" w:cs="Arial"/>
            <w:i/>
            <w:iCs/>
            <w:color w:val="000000" w:themeColor="text1"/>
            <w:sz w:val="22"/>
            <w:szCs w:val="22"/>
          </w:rPr>
          <w:t>p</w:t>
        </w:r>
        <w:r w:rsidR="276270BC" w:rsidRPr="2C560E23">
          <w:rPr>
            <w:rFonts w:ascii="Arial" w:eastAsia="Arial" w:hAnsi="Arial" w:cs="Arial"/>
            <w:color w:val="000000" w:themeColor="text1"/>
            <w:sz w:val="22"/>
            <w:szCs w:val="22"/>
          </w:rPr>
          <w:t xml:space="preserve"> &lt; 10</w:t>
        </w:r>
        <w:r w:rsidR="276270BC" w:rsidRPr="2C560E23">
          <w:rPr>
            <w:rFonts w:ascii="Arial" w:eastAsia="Arial" w:hAnsi="Arial" w:cs="Arial"/>
            <w:color w:val="000000" w:themeColor="text1"/>
            <w:sz w:val="22"/>
            <w:szCs w:val="22"/>
            <w:vertAlign w:val="superscript"/>
          </w:rPr>
          <w:t>-3</w:t>
        </w:r>
      </w:ins>
      <w:r w:rsidR="00B07031" w:rsidRPr="2C560E23">
        <w:rPr>
          <w:rFonts w:ascii="Arial" w:eastAsia="Arial" w:hAnsi="Arial" w:cs="Arial"/>
          <w:color w:val="000000" w:themeColor="text1"/>
          <w:sz w:val="22"/>
          <w:szCs w:val="22"/>
        </w:rPr>
        <w:t>)</w:t>
      </w:r>
      <w:ins w:id="79" w:author="Emily Yunha Shin" w:date="2020-04-10T08:19:00Z">
        <w:r w:rsidR="52914BBF" w:rsidRPr="2C560E23">
          <w:rPr>
            <w:rFonts w:ascii="Arial" w:eastAsia="Arial" w:hAnsi="Arial" w:cs="Arial"/>
            <w:color w:val="000000" w:themeColor="text1"/>
            <w:sz w:val="22"/>
            <w:szCs w:val="22"/>
          </w:rPr>
          <w:t xml:space="preserve">, </w:t>
        </w:r>
      </w:ins>
      <w:ins w:id="80" w:author="Emily Yunha Shin" w:date="2020-04-10T08:22:00Z">
        <w:r w:rsidR="5291D48D" w:rsidRPr="2C560E23">
          <w:rPr>
            <w:rFonts w:ascii="Arial" w:eastAsia="Arial" w:hAnsi="Arial" w:cs="Arial"/>
            <w:color w:val="000000" w:themeColor="text1"/>
            <w:sz w:val="22"/>
            <w:szCs w:val="22"/>
          </w:rPr>
          <w:t>DMPFC</w:t>
        </w:r>
        <w:r w:rsidR="143FC3B1" w:rsidRPr="2C560E23">
          <w:rPr>
            <w:rFonts w:ascii="Arial" w:eastAsia="Arial" w:hAnsi="Arial" w:cs="Arial"/>
            <w:color w:val="000000" w:themeColor="text1"/>
            <w:sz w:val="22"/>
            <w:szCs w:val="22"/>
          </w:rPr>
          <w:t xml:space="preserve"> (one-sample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-tests; Early, </w:t>
        </w:r>
      </w:ins>
      <w:ins w:id="81" w:author="Emily Yunha Shin" w:date="2020-04-10T09:24:00Z">
        <w:r w:rsidR="1F74BE14" w:rsidRPr="2C560E23">
          <w:rPr>
            <w:rFonts w:ascii="Arial" w:eastAsia="Arial" w:hAnsi="Arial" w:cs="Arial"/>
            <w:color w:val="000000" w:themeColor="text1"/>
            <w:sz w:val="22"/>
            <w:szCs w:val="22"/>
          </w:rPr>
          <w:t>P</w:t>
        </w:r>
      </w:ins>
      <w:ins w:id="82" w:author="Emily Yunha Shin" w:date="2020-04-10T08:22:00Z">
        <w:r w:rsidR="143FC3B1" w:rsidRPr="2C560E23">
          <w:rPr>
            <w:rFonts w:ascii="Arial" w:eastAsia="Arial" w:hAnsi="Arial" w:cs="Arial"/>
            <w:color w:val="000000" w:themeColor="text1"/>
            <w:sz w:val="22"/>
            <w:szCs w:val="22"/>
          </w:rPr>
          <w:t xml:space="preserve">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83" w:author="Emily Yunha Shin" w:date="2020-04-10T08:24:00Z">
        <w:r w:rsidR="177B31FD" w:rsidRPr="2C560E23">
          <w:rPr>
            <w:rFonts w:ascii="Arial" w:eastAsia="Arial" w:hAnsi="Arial" w:cs="Arial"/>
            <w:color w:val="000000" w:themeColor="text1"/>
            <w:sz w:val="22"/>
            <w:szCs w:val="22"/>
          </w:rPr>
          <w:t>5.78</w:t>
        </w:r>
      </w:ins>
      <w:ins w:id="84" w:author="Emily Yunha Shin" w:date="2020-04-10T08:22:00Z">
        <w:r w:rsidR="143FC3B1" w:rsidRPr="2C560E23">
          <w:rPr>
            <w:rFonts w:ascii="Arial" w:eastAsia="Arial" w:hAnsi="Arial" w:cs="Arial"/>
            <w:color w:val="000000" w:themeColor="text1"/>
            <w:sz w:val="22"/>
            <w:szCs w:val="22"/>
          </w:rPr>
          <w:t xml:space="preserve">, Bonferroni-adjusted </w:t>
        </w:r>
        <w:r w:rsidR="143FC3B1" w:rsidRPr="2C560E23">
          <w:rPr>
            <w:rFonts w:ascii="Arial" w:eastAsia="Arial" w:hAnsi="Arial" w:cs="Arial"/>
            <w:i/>
            <w:iCs/>
            <w:color w:val="000000" w:themeColor="text1"/>
            <w:sz w:val="22"/>
            <w:szCs w:val="22"/>
          </w:rPr>
          <w:t>p</w:t>
        </w:r>
        <w:r w:rsidR="143FC3B1" w:rsidRPr="2C560E23">
          <w:rPr>
            <w:rFonts w:ascii="Arial" w:eastAsia="Arial" w:hAnsi="Arial" w:cs="Arial"/>
            <w:color w:val="000000" w:themeColor="text1"/>
            <w:sz w:val="22"/>
            <w:szCs w:val="22"/>
          </w:rPr>
          <w:t xml:space="preserve"> &lt; 10</w:t>
        </w:r>
        <w:r w:rsidR="143FC3B1" w:rsidRPr="2C560E23">
          <w:rPr>
            <w:rFonts w:ascii="Arial" w:eastAsia="Arial" w:hAnsi="Arial" w:cs="Arial"/>
            <w:color w:val="000000" w:themeColor="text1"/>
            <w:sz w:val="22"/>
            <w:szCs w:val="22"/>
            <w:vertAlign w:val="superscript"/>
          </w:rPr>
          <w:t>-3</w:t>
        </w:r>
        <w:r w:rsidR="143FC3B1" w:rsidRPr="2C560E23">
          <w:rPr>
            <w:rFonts w:ascii="Arial" w:eastAsia="Arial" w:hAnsi="Arial" w:cs="Arial"/>
            <w:color w:val="000000" w:themeColor="text1"/>
            <w:sz w:val="22"/>
            <w:szCs w:val="22"/>
          </w:rPr>
          <w:t xml:space="preserve">; Late, </w:t>
        </w:r>
      </w:ins>
      <w:ins w:id="85" w:author="Emily Yunha Shin" w:date="2020-04-10T09:24:00Z">
        <w:r w:rsidR="58ED4FCB" w:rsidRPr="2C560E23">
          <w:rPr>
            <w:rFonts w:ascii="Arial" w:eastAsia="Arial" w:hAnsi="Arial" w:cs="Arial"/>
            <w:color w:val="000000" w:themeColor="text1"/>
            <w:sz w:val="22"/>
            <w:szCs w:val="22"/>
          </w:rPr>
          <w:t>P</w:t>
        </w:r>
      </w:ins>
      <w:ins w:id="86" w:author="Emily Yunha Shin" w:date="2020-04-10T08:22:00Z">
        <w:r w:rsidR="143FC3B1" w:rsidRPr="2C560E23">
          <w:rPr>
            <w:rFonts w:ascii="Arial" w:eastAsia="Arial" w:hAnsi="Arial" w:cs="Arial"/>
            <w:color w:val="000000" w:themeColor="text1"/>
            <w:sz w:val="22"/>
            <w:szCs w:val="22"/>
          </w:rPr>
          <w:t xml:space="preserve">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87" w:author="Emily Yunha Shin" w:date="2020-04-10T08:25:00Z">
        <w:r w:rsidR="0571B0FE" w:rsidRPr="2C560E23">
          <w:rPr>
            <w:rFonts w:ascii="Arial" w:eastAsia="Arial" w:hAnsi="Arial" w:cs="Arial"/>
            <w:color w:val="000000" w:themeColor="text1"/>
            <w:sz w:val="22"/>
            <w:szCs w:val="22"/>
          </w:rPr>
          <w:t xml:space="preserve">3.61, Bonferroni-adjusted </w:t>
        </w:r>
        <w:r w:rsidR="0571B0FE" w:rsidRPr="2C560E23">
          <w:rPr>
            <w:rFonts w:ascii="Arial" w:eastAsia="Arial" w:hAnsi="Arial" w:cs="Arial"/>
            <w:i/>
            <w:iCs/>
            <w:color w:val="000000" w:themeColor="text1"/>
            <w:sz w:val="22"/>
            <w:szCs w:val="22"/>
          </w:rPr>
          <w:t>p</w:t>
        </w:r>
        <w:r w:rsidR="0571B0FE" w:rsidRPr="2C560E23">
          <w:rPr>
            <w:rFonts w:ascii="Arial" w:eastAsia="Arial" w:hAnsi="Arial" w:cs="Arial"/>
            <w:color w:val="000000" w:themeColor="text1"/>
            <w:sz w:val="22"/>
            <w:szCs w:val="22"/>
          </w:rPr>
          <w:t xml:space="preserve"> &lt; 0.05</w:t>
        </w:r>
      </w:ins>
      <w:ins w:id="88" w:author="Emily Yunha Shin" w:date="2020-04-10T08:22:00Z">
        <w:r w:rsidR="143FC3B1" w:rsidRPr="2C560E23">
          <w:rPr>
            <w:rFonts w:ascii="Arial" w:eastAsia="Arial" w:hAnsi="Arial" w:cs="Arial"/>
            <w:color w:val="000000" w:themeColor="text1"/>
            <w:sz w:val="22"/>
            <w:szCs w:val="22"/>
          </w:rPr>
          <w:t xml:space="preserve">; Early, </w:t>
        </w:r>
      </w:ins>
      <w:ins w:id="89" w:author="Emily Yunha Shin" w:date="2020-04-10T09:24:00Z">
        <w:r w:rsidR="0C4CE867" w:rsidRPr="2C560E23">
          <w:rPr>
            <w:rFonts w:ascii="Arial" w:eastAsia="Arial" w:hAnsi="Arial" w:cs="Arial"/>
            <w:color w:val="000000" w:themeColor="text1"/>
            <w:sz w:val="22"/>
            <w:szCs w:val="22"/>
          </w:rPr>
          <w:t>U</w:t>
        </w:r>
      </w:ins>
      <w:ins w:id="90" w:author="Emily Yunha Shin" w:date="2020-04-10T08:22:00Z">
        <w:r w:rsidR="143FC3B1" w:rsidRPr="2C560E23">
          <w:rPr>
            <w:rFonts w:ascii="Arial" w:eastAsia="Arial" w:hAnsi="Arial" w:cs="Arial"/>
            <w:color w:val="000000" w:themeColor="text1"/>
            <w:sz w:val="22"/>
            <w:szCs w:val="22"/>
          </w:rPr>
          <w:t xml:space="preserve">npracticed: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91" w:author="Emily Yunha Shin" w:date="2020-04-10T08:25:00Z">
        <w:r w:rsidR="43597A1D" w:rsidRPr="2C560E23">
          <w:rPr>
            <w:rFonts w:ascii="Arial" w:eastAsia="Arial" w:hAnsi="Arial" w:cs="Arial"/>
            <w:color w:val="000000" w:themeColor="text1"/>
            <w:sz w:val="22"/>
            <w:szCs w:val="22"/>
          </w:rPr>
          <w:t xml:space="preserve">8.47, Bonferroni-adjusted </w:t>
        </w:r>
        <w:r w:rsidR="43597A1D" w:rsidRPr="2C560E23">
          <w:rPr>
            <w:rFonts w:ascii="Arial" w:eastAsia="Arial" w:hAnsi="Arial" w:cs="Arial"/>
            <w:i/>
            <w:iCs/>
            <w:color w:val="000000" w:themeColor="text1"/>
            <w:sz w:val="22"/>
            <w:szCs w:val="22"/>
          </w:rPr>
          <w:t>p</w:t>
        </w:r>
        <w:r w:rsidR="43597A1D" w:rsidRPr="2C560E23">
          <w:rPr>
            <w:rFonts w:ascii="Arial" w:eastAsia="Arial" w:hAnsi="Arial" w:cs="Arial"/>
            <w:color w:val="000000" w:themeColor="text1"/>
            <w:sz w:val="22"/>
            <w:szCs w:val="22"/>
          </w:rPr>
          <w:t xml:space="preserve"> &lt; 10</w:t>
        </w:r>
        <w:r w:rsidR="43597A1D" w:rsidRPr="2C560E23">
          <w:rPr>
            <w:rFonts w:ascii="Arial" w:eastAsia="Arial" w:hAnsi="Arial" w:cs="Arial"/>
            <w:color w:val="000000" w:themeColor="text1"/>
            <w:sz w:val="22"/>
            <w:szCs w:val="22"/>
            <w:vertAlign w:val="superscript"/>
          </w:rPr>
          <w:t>-3</w:t>
        </w:r>
      </w:ins>
      <w:ins w:id="92" w:author="Emily Yunha Shin" w:date="2020-04-10T08:22:00Z">
        <w:r w:rsidR="143FC3B1" w:rsidRPr="2C560E23">
          <w:rPr>
            <w:rFonts w:ascii="Arial" w:eastAsia="Arial" w:hAnsi="Arial" w:cs="Arial"/>
            <w:color w:val="000000" w:themeColor="text1"/>
            <w:sz w:val="22"/>
            <w:szCs w:val="22"/>
          </w:rPr>
          <w:t xml:space="preserve">; Late, </w:t>
        </w:r>
      </w:ins>
      <w:ins w:id="93" w:author="Emily Yunha Shin" w:date="2020-04-10T09:24:00Z">
        <w:r w:rsidR="562F5087" w:rsidRPr="2C560E23">
          <w:rPr>
            <w:rFonts w:ascii="Arial" w:eastAsia="Arial" w:hAnsi="Arial" w:cs="Arial"/>
            <w:color w:val="000000" w:themeColor="text1"/>
            <w:sz w:val="22"/>
            <w:szCs w:val="22"/>
          </w:rPr>
          <w:t>U</w:t>
        </w:r>
      </w:ins>
      <w:ins w:id="94" w:author="Emily Yunha Shin" w:date="2020-04-10T08:22:00Z">
        <w:r w:rsidR="143FC3B1" w:rsidRPr="2C560E23">
          <w:rPr>
            <w:rFonts w:ascii="Arial" w:eastAsia="Arial" w:hAnsi="Arial" w:cs="Arial"/>
            <w:color w:val="000000" w:themeColor="text1"/>
            <w:sz w:val="22"/>
            <w:szCs w:val="22"/>
          </w:rPr>
          <w:t xml:space="preserve">npracticed: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95" w:author="Emily Yunha Shin" w:date="2020-04-10T08:25:00Z">
        <w:r w:rsidR="7E037018" w:rsidRPr="2C560E23">
          <w:rPr>
            <w:rFonts w:ascii="Arial" w:eastAsia="Arial" w:hAnsi="Arial" w:cs="Arial"/>
            <w:color w:val="000000" w:themeColor="text1"/>
            <w:sz w:val="22"/>
            <w:szCs w:val="22"/>
          </w:rPr>
          <w:t xml:space="preserve">7.21, Bonferroni-adjusted </w:t>
        </w:r>
        <w:r w:rsidR="7E037018" w:rsidRPr="2C560E23">
          <w:rPr>
            <w:rFonts w:ascii="Arial" w:eastAsia="Arial" w:hAnsi="Arial" w:cs="Arial"/>
            <w:i/>
            <w:iCs/>
            <w:color w:val="000000" w:themeColor="text1"/>
            <w:sz w:val="22"/>
            <w:szCs w:val="22"/>
          </w:rPr>
          <w:t>p</w:t>
        </w:r>
        <w:r w:rsidR="7E037018" w:rsidRPr="2C560E23">
          <w:rPr>
            <w:rFonts w:ascii="Arial" w:eastAsia="Arial" w:hAnsi="Arial" w:cs="Arial"/>
            <w:color w:val="000000" w:themeColor="text1"/>
            <w:sz w:val="22"/>
            <w:szCs w:val="22"/>
          </w:rPr>
          <w:t xml:space="preserve"> &lt; 10</w:t>
        </w:r>
        <w:r w:rsidR="7E037018" w:rsidRPr="2C560E23">
          <w:rPr>
            <w:rFonts w:ascii="Arial" w:eastAsia="Arial" w:hAnsi="Arial" w:cs="Arial"/>
            <w:color w:val="000000" w:themeColor="text1"/>
            <w:sz w:val="22"/>
            <w:szCs w:val="22"/>
            <w:vertAlign w:val="superscript"/>
          </w:rPr>
          <w:t>-3</w:t>
        </w:r>
      </w:ins>
      <w:ins w:id="96" w:author="Emily Yunha Shin" w:date="2020-04-10T08:22:00Z">
        <w:r w:rsidR="143FC3B1" w:rsidRPr="2C560E23">
          <w:rPr>
            <w:rFonts w:ascii="Arial" w:eastAsia="Arial" w:hAnsi="Arial" w:cs="Arial"/>
            <w:color w:val="000000" w:themeColor="text1"/>
            <w:sz w:val="22"/>
            <w:szCs w:val="22"/>
          </w:rPr>
          <w:t xml:space="preserve">), and MTL network (one-sample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-tests; Early, </w:t>
        </w:r>
      </w:ins>
      <w:ins w:id="97" w:author="Emily Yunha Shin" w:date="2020-04-10T09:24:00Z">
        <w:r w:rsidR="11838248" w:rsidRPr="2C560E23">
          <w:rPr>
            <w:rFonts w:ascii="Arial" w:eastAsia="Arial" w:hAnsi="Arial" w:cs="Arial"/>
            <w:color w:val="000000" w:themeColor="text1"/>
            <w:sz w:val="22"/>
            <w:szCs w:val="22"/>
          </w:rPr>
          <w:t>P</w:t>
        </w:r>
      </w:ins>
      <w:ins w:id="98" w:author="Emily Yunha Shin" w:date="2020-04-10T08:22:00Z">
        <w:r w:rsidR="143FC3B1" w:rsidRPr="2C560E23">
          <w:rPr>
            <w:rFonts w:ascii="Arial" w:eastAsia="Arial" w:hAnsi="Arial" w:cs="Arial"/>
            <w:color w:val="000000" w:themeColor="text1"/>
            <w:sz w:val="22"/>
            <w:szCs w:val="22"/>
          </w:rPr>
          <w:t xml:space="preserve">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99" w:author="Emily Yunha Shin" w:date="2020-04-10T08:26:00Z">
        <w:r w:rsidR="5A3A2F1B" w:rsidRPr="2C560E23">
          <w:rPr>
            <w:rFonts w:ascii="Arial" w:eastAsia="Arial" w:hAnsi="Arial" w:cs="Arial"/>
            <w:color w:val="000000" w:themeColor="text1"/>
            <w:sz w:val="22"/>
            <w:szCs w:val="22"/>
          </w:rPr>
          <w:t>12</w:t>
        </w:r>
      </w:ins>
      <w:ins w:id="100" w:author="Emily Yunha Shin" w:date="2020-04-10T08:30:00Z">
        <w:r w:rsidR="3F352AA3" w:rsidRPr="2C560E23">
          <w:rPr>
            <w:rFonts w:ascii="Arial" w:eastAsia="Arial" w:hAnsi="Arial" w:cs="Arial"/>
            <w:color w:val="000000" w:themeColor="text1"/>
            <w:sz w:val="22"/>
            <w:szCs w:val="22"/>
          </w:rPr>
          <w:t>.</w:t>
        </w:r>
      </w:ins>
      <w:ins w:id="101" w:author="Emily Yunha Shin" w:date="2020-04-10T08:26:00Z">
        <w:r w:rsidR="5A3A2F1B" w:rsidRPr="2C560E23">
          <w:rPr>
            <w:rFonts w:ascii="Arial" w:eastAsia="Arial" w:hAnsi="Arial" w:cs="Arial"/>
            <w:color w:val="000000" w:themeColor="text1"/>
            <w:sz w:val="22"/>
            <w:szCs w:val="22"/>
          </w:rPr>
          <w:t>60</w:t>
        </w:r>
      </w:ins>
      <w:ins w:id="102" w:author="Emily Yunha Shin" w:date="2020-04-10T08:22:00Z">
        <w:r w:rsidR="143FC3B1" w:rsidRPr="2C560E23">
          <w:rPr>
            <w:rFonts w:ascii="Arial" w:eastAsia="Arial" w:hAnsi="Arial" w:cs="Arial"/>
            <w:color w:val="000000" w:themeColor="text1"/>
            <w:sz w:val="22"/>
            <w:szCs w:val="22"/>
          </w:rPr>
          <w:t xml:space="preserve">, Bonferroni-adjusted </w:t>
        </w:r>
        <w:r w:rsidR="143FC3B1" w:rsidRPr="2C560E23">
          <w:rPr>
            <w:rFonts w:ascii="Arial" w:eastAsia="Arial" w:hAnsi="Arial" w:cs="Arial"/>
            <w:i/>
            <w:iCs/>
            <w:color w:val="000000" w:themeColor="text1"/>
            <w:sz w:val="22"/>
            <w:szCs w:val="22"/>
          </w:rPr>
          <w:t>p</w:t>
        </w:r>
        <w:r w:rsidR="143FC3B1" w:rsidRPr="2C560E23">
          <w:rPr>
            <w:rFonts w:ascii="Arial" w:eastAsia="Arial" w:hAnsi="Arial" w:cs="Arial"/>
            <w:color w:val="000000" w:themeColor="text1"/>
            <w:sz w:val="22"/>
            <w:szCs w:val="22"/>
          </w:rPr>
          <w:t xml:space="preserve"> &lt; 10</w:t>
        </w:r>
        <w:r w:rsidR="143FC3B1" w:rsidRPr="2C560E23">
          <w:rPr>
            <w:rFonts w:ascii="Arial" w:eastAsia="Arial" w:hAnsi="Arial" w:cs="Arial"/>
            <w:color w:val="000000" w:themeColor="text1"/>
            <w:sz w:val="22"/>
            <w:szCs w:val="22"/>
            <w:vertAlign w:val="superscript"/>
          </w:rPr>
          <w:t>-3</w:t>
        </w:r>
        <w:r w:rsidR="143FC3B1" w:rsidRPr="2C560E23">
          <w:rPr>
            <w:rFonts w:ascii="Arial" w:eastAsia="Arial" w:hAnsi="Arial" w:cs="Arial"/>
            <w:color w:val="000000" w:themeColor="text1"/>
            <w:sz w:val="22"/>
            <w:szCs w:val="22"/>
          </w:rPr>
          <w:t xml:space="preserve">; Late, </w:t>
        </w:r>
      </w:ins>
      <w:ins w:id="103" w:author="Emily Yunha Shin" w:date="2020-04-10T09:24:00Z">
        <w:r w:rsidR="44C0C3A5" w:rsidRPr="2C560E23">
          <w:rPr>
            <w:rFonts w:ascii="Arial" w:eastAsia="Arial" w:hAnsi="Arial" w:cs="Arial"/>
            <w:color w:val="000000" w:themeColor="text1"/>
            <w:sz w:val="22"/>
            <w:szCs w:val="22"/>
          </w:rPr>
          <w:t>P</w:t>
        </w:r>
      </w:ins>
      <w:ins w:id="104" w:author="Emily Yunha Shin" w:date="2020-04-10T08:22:00Z">
        <w:r w:rsidR="143FC3B1" w:rsidRPr="2C560E23">
          <w:rPr>
            <w:rFonts w:ascii="Arial" w:eastAsia="Arial" w:hAnsi="Arial" w:cs="Arial"/>
            <w:color w:val="000000" w:themeColor="text1"/>
            <w:sz w:val="22"/>
            <w:szCs w:val="22"/>
          </w:rPr>
          <w:t xml:space="preserve">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105" w:author="Emily Yunha Shin" w:date="2020-04-10T08:26:00Z">
        <w:r w:rsidR="266C48EE" w:rsidRPr="2C560E23">
          <w:rPr>
            <w:rFonts w:ascii="Arial" w:eastAsia="Arial" w:hAnsi="Arial" w:cs="Arial"/>
            <w:color w:val="000000" w:themeColor="text1"/>
            <w:sz w:val="22"/>
            <w:szCs w:val="22"/>
          </w:rPr>
          <w:t xml:space="preserve">7.33, Bonferroni-adjusted </w:t>
        </w:r>
        <w:r w:rsidR="266C48EE" w:rsidRPr="2C560E23">
          <w:rPr>
            <w:rFonts w:ascii="Arial" w:eastAsia="Arial" w:hAnsi="Arial" w:cs="Arial"/>
            <w:i/>
            <w:iCs/>
            <w:color w:val="000000" w:themeColor="text1"/>
            <w:sz w:val="22"/>
            <w:szCs w:val="22"/>
          </w:rPr>
          <w:t>p</w:t>
        </w:r>
        <w:r w:rsidR="266C48EE" w:rsidRPr="2C560E23">
          <w:rPr>
            <w:rFonts w:ascii="Arial" w:eastAsia="Arial" w:hAnsi="Arial" w:cs="Arial"/>
            <w:color w:val="000000" w:themeColor="text1"/>
            <w:sz w:val="22"/>
            <w:szCs w:val="22"/>
          </w:rPr>
          <w:t xml:space="preserve"> &lt; 10</w:t>
        </w:r>
        <w:r w:rsidR="266C48EE" w:rsidRPr="2C560E23">
          <w:rPr>
            <w:rFonts w:ascii="Arial" w:eastAsia="Arial" w:hAnsi="Arial" w:cs="Arial"/>
            <w:color w:val="000000" w:themeColor="text1"/>
            <w:sz w:val="22"/>
            <w:szCs w:val="22"/>
            <w:vertAlign w:val="superscript"/>
          </w:rPr>
          <w:t>-3</w:t>
        </w:r>
      </w:ins>
      <w:ins w:id="106" w:author="Emily Yunha Shin" w:date="2020-04-10T08:22:00Z">
        <w:r w:rsidR="143FC3B1" w:rsidRPr="2C560E23">
          <w:rPr>
            <w:rFonts w:ascii="Arial" w:eastAsia="Arial" w:hAnsi="Arial" w:cs="Arial"/>
            <w:color w:val="000000" w:themeColor="text1"/>
            <w:sz w:val="22"/>
            <w:szCs w:val="22"/>
          </w:rPr>
          <w:t xml:space="preserve">; Early, </w:t>
        </w:r>
      </w:ins>
      <w:ins w:id="107" w:author="Emily Yunha Shin" w:date="2020-04-10T09:25:00Z">
        <w:r w:rsidR="70426342" w:rsidRPr="2C560E23">
          <w:rPr>
            <w:rFonts w:ascii="Arial" w:eastAsia="Arial" w:hAnsi="Arial" w:cs="Arial"/>
            <w:color w:val="000000" w:themeColor="text1"/>
            <w:sz w:val="22"/>
            <w:szCs w:val="22"/>
          </w:rPr>
          <w:t>U</w:t>
        </w:r>
      </w:ins>
      <w:ins w:id="108" w:author="Emily Yunha Shin" w:date="2020-04-10T08:22:00Z">
        <w:r w:rsidR="143FC3B1" w:rsidRPr="2C560E23">
          <w:rPr>
            <w:rFonts w:ascii="Arial" w:eastAsia="Arial" w:hAnsi="Arial" w:cs="Arial"/>
            <w:color w:val="000000" w:themeColor="text1"/>
            <w:sz w:val="22"/>
            <w:szCs w:val="22"/>
          </w:rPr>
          <w:t xml:space="preserve">npracticed: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109" w:author="Emily Yunha Shin" w:date="2020-04-10T08:26:00Z">
        <w:r w:rsidR="62C74406" w:rsidRPr="2C560E23">
          <w:rPr>
            <w:rFonts w:ascii="Arial" w:eastAsia="Arial" w:hAnsi="Arial" w:cs="Arial"/>
            <w:color w:val="000000" w:themeColor="text1"/>
            <w:sz w:val="22"/>
            <w:szCs w:val="22"/>
          </w:rPr>
          <w:t xml:space="preserve">10.93, Bonferroni-adjusted </w:t>
        </w:r>
        <w:r w:rsidR="62C74406" w:rsidRPr="2C560E23">
          <w:rPr>
            <w:rFonts w:ascii="Arial" w:eastAsia="Arial" w:hAnsi="Arial" w:cs="Arial"/>
            <w:i/>
            <w:iCs/>
            <w:color w:val="000000" w:themeColor="text1"/>
            <w:sz w:val="22"/>
            <w:szCs w:val="22"/>
          </w:rPr>
          <w:t>p</w:t>
        </w:r>
        <w:r w:rsidR="62C74406" w:rsidRPr="2C560E23">
          <w:rPr>
            <w:rFonts w:ascii="Arial" w:eastAsia="Arial" w:hAnsi="Arial" w:cs="Arial"/>
            <w:color w:val="000000" w:themeColor="text1"/>
            <w:sz w:val="22"/>
            <w:szCs w:val="22"/>
          </w:rPr>
          <w:t xml:space="preserve"> &lt; 10</w:t>
        </w:r>
        <w:r w:rsidR="62C74406" w:rsidRPr="2C560E23">
          <w:rPr>
            <w:rFonts w:ascii="Arial" w:eastAsia="Arial" w:hAnsi="Arial" w:cs="Arial"/>
            <w:color w:val="000000" w:themeColor="text1"/>
            <w:sz w:val="22"/>
            <w:szCs w:val="22"/>
            <w:vertAlign w:val="superscript"/>
          </w:rPr>
          <w:t>-3</w:t>
        </w:r>
      </w:ins>
      <w:ins w:id="110" w:author="Emily Yunha Shin" w:date="2020-04-10T08:22:00Z">
        <w:r w:rsidR="143FC3B1" w:rsidRPr="2C560E23">
          <w:rPr>
            <w:rFonts w:ascii="Arial" w:eastAsia="Arial" w:hAnsi="Arial" w:cs="Arial"/>
            <w:color w:val="000000" w:themeColor="text1"/>
            <w:sz w:val="22"/>
            <w:szCs w:val="22"/>
          </w:rPr>
          <w:t xml:space="preserve">; Late, </w:t>
        </w:r>
      </w:ins>
      <w:ins w:id="111" w:author="Emily Yunha Shin" w:date="2020-04-10T09:25:00Z">
        <w:r w:rsidR="57E8018E" w:rsidRPr="2C560E23">
          <w:rPr>
            <w:rFonts w:ascii="Arial" w:eastAsia="Arial" w:hAnsi="Arial" w:cs="Arial"/>
            <w:color w:val="000000" w:themeColor="text1"/>
            <w:sz w:val="22"/>
            <w:szCs w:val="22"/>
          </w:rPr>
          <w:t>U</w:t>
        </w:r>
      </w:ins>
      <w:ins w:id="112" w:author="Emily Yunha Shin" w:date="2020-04-10T08:22:00Z">
        <w:r w:rsidR="143FC3B1" w:rsidRPr="2C560E23">
          <w:rPr>
            <w:rFonts w:ascii="Arial" w:eastAsia="Arial" w:hAnsi="Arial" w:cs="Arial"/>
            <w:color w:val="000000" w:themeColor="text1"/>
            <w:sz w:val="22"/>
            <w:szCs w:val="22"/>
          </w:rPr>
          <w:t xml:space="preserve">npracticed: </w:t>
        </w:r>
        <w:r w:rsidR="143FC3B1" w:rsidRPr="2C560E23">
          <w:rPr>
            <w:rFonts w:ascii="Arial" w:eastAsia="Arial" w:hAnsi="Arial" w:cs="Arial"/>
            <w:i/>
            <w:iCs/>
            <w:color w:val="000000" w:themeColor="text1"/>
            <w:sz w:val="22"/>
            <w:szCs w:val="22"/>
          </w:rPr>
          <w:t>T</w:t>
        </w:r>
        <w:r w:rsidR="143FC3B1" w:rsidRPr="2C560E23">
          <w:rPr>
            <w:rFonts w:ascii="Arial" w:eastAsia="Arial" w:hAnsi="Arial" w:cs="Arial"/>
            <w:color w:val="000000" w:themeColor="text1"/>
            <w:sz w:val="22"/>
            <w:szCs w:val="22"/>
          </w:rPr>
          <w:t xml:space="preserve">(29) = </w:t>
        </w:r>
      </w:ins>
      <w:ins w:id="113" w:author="Emily Yunha Shin" w:date="2020-04-10T08:26:00Z">
        <w:r w:rsidR="1C1C8161" w:rsidRPr="2C560E23">
          <w:rPr>
            <w:rFonts w:ascii="Arial" w:eastAsia="Arial" w:hAnsi="Arial" w:cs="Arial"/>
            <w:color w:val="000000" w:themeColor="text1"/>
            <w:sz w:val="22"/>
            <w:szCs w:val="22"/>
          </w:rPr>
          <w:t xml:space="preserve">9.90, </w:t>
        </w:r>
        <w:commentRangeStart w:id="114"/>
        <w:r w:rsidR="1C1C8161" w:rsidRPr="2C560E23">
          <w:rPr>
            <w:rFonts w:ascii="Arial" w:eastAsia="Arial" w:hAnsi="Arial" w:cs="Arial"/>
            <w:color w:val="000000" w:themeColor="text1"/>
            <w:sz w:val="22"/>
            <w:szCs w:val="22"/>
          </w:rPr>
          <w:t xml:space="preserve">Bonferroni-adjusted </w:t>
        </w:r>
        <w:r w:rsidR="1C1C8161" w:rsidRPr="2C560E23">
          <w:rPr>
            <w:rFonts w:ascii="Arial" w:eastAsia="Arial" w:hAnsi="Arial" w:cs="Arial"/>
            <w:i/>
            <w:iCs/>
            <w:color w:val="000000" w:themeColor="text1"/>
            <w:sz w:val="22"/>
            <w:szCs w:val="22"/>
          </w:rPr>
          <w:t>p</w:t>
        </w:r>
        <w:r w:rsidR="1C1C8161" w:rsidRPr="2C560E23">
          <w:rPr>
            <w:rFonts w:ascii="Arial" w:eastAsia="Arial" w:hAnsi="Arial" w:cs="Arial"/>
            <w:color w:val="000000" w:themeColor="text1"/>
            <w:sz w:val="22"/>
            <w:szCs w:val="22"/>
          </w:rPr>
          <w:t xml:space="preserve"> &lt; 10</w:t>
        </w:r>
        <w:r w:rsidR="1C1C8161" w:rsidRPr="2C560E23">
          <w:rPr>
            <w:rFonts w:ascii="Arial" w:eastAsia="Arial" w:hAnsi="Arial" w:cs="Arial"/>
            <w:color w:val="000000" w:themeColor="text1"/>
            <w:sz w:val="22"/>
            <w:szCs w:val="22"/>
            <w:vertAlign w:val="superscript"/>
          </w:rPr>
          <w:t>-3</w:t>
        </w:r>
      </w:ins>
      <w:commentRangeEnd w:id="114"/>
      <w:r>
        <w:commentReference w:id="114"/>
      </w:r>
      <w:ins w:id="115" w:author="Emily Yunha Shin" w:date="2020-04-10T08:22:00Z">
        <w:r w:rsidR="143FC3B1" w:rsidRPr="2C560E23">
          <w:rPr>
            <w:rFonts w:ascii="Arial" w:eastAsia="Arial" w:hAnsi="Arial" w:cs="Arial"/>
            <w:color w:val="000000" w:themeColor="text1"/>
            <w:sz w:val="22"/>
            <w:szCs w:val="22"/>
          </w:rPr>
          <w:t>)</w:t>
        </w:r>
      </w:ins>
      <w:r w:rsidR="00B07031" w:rsidRPr="2C560E23">
        <w:rPr>
          <w:rFonts w:ascii="Arial" w:eastAsia="Arial" w:hAnsi="Arial" w:cs="Arial"/>
          <w:color w:val="000000" w:themeColor="text1"/>
          <w:sz w:val="22"/>
          <w:szCs w:val="22"/>
        </w:rPr>
        <w:t>.</w:t>
      </w:r>
    </w:p>
    <w:p w14:paraId="656FABF5" w14:textId="028C7314" w:rsidR="00B07031" w:rsidRDefault="00B07031" w:rsidP="00583E33">
      <w:pPr>
        <w:wordWrap/>
        <w:spacing w:line="360" w:lineRule="auto"/>
        <w:ind w:firstLine="800"/>
        <w:jc w:val="left"/>
        <w:rPr>
          <w:rFonts w:ascii="Arial" w:eastAsia="Arial" w:hAnsi="Arial" w:cs="Arial"/>
          <w:color w:val="000000" w:themeColor="text1"/>
          <w:sz w:val="22"/>
          <w:szCs w:val="22"/>
        </w:rPr>
      </w:pPr>
      <w:r w:rsidRPr="15D69F0D">
        <w:rPr>
          <w:rFonts w:ascii="Arial" w:eastAsia="Arial" w:hAnsi="Arial" w:cs="Arial"/>
          <w:color w:val="000000" w:themeColor="text1"/>
          <w:sz w:val="22"/>
          <w:szCs w:val="22"/>
        </w:rPr>
        <w:t xml:space="preserve">The paired </w:t>
      </w:r>
      <w:r w:rsidRPr="15D69F0D">
        <w:rPr>
          <w:rFonts w:ascii="Arial" w:eastAsia="Arial" w:hAnsi="Arial" w:cs="Arial"/>
          <w:i/>
          <w:iCs/>
          <w:color w:val="000000" w:themeColor="text1"/>
          <w:sz w:val="22"/>
          <w:szCs w:val="22"/>
        </w:rPr>
        <w:t>t</w:t>
      </w:r>
      <w:r w:rsidRPr="15D69F0D">
        <w:rPr>
          <w:rFonts w:ascii="Arial" w:eastAsia="Arial" w:hAnsi="Arial" w:cs="Arial"/>
          <w:color w:val="000000" w:themeColor="text1"/>
          <w:sz w:val="22"/>
          <w:szCs w:val="22"/>
        </w:rPr>
        <w:t xml:space="preserve">-test to examine the changes in the </w:t>
      </w:r>
      <w:ins w:id="116" w:author="Sungshin Kim" w:date="2020-04-12T22:20:00Z">
        <w:r w:rsidR="00240A43">
          <w:rPr>
            <w:rFonts w:ascii="Arial" w:eastAsia="Arial" w:hAnsi="Arial" w:cs="Arial"/>
            <w:color w:val="000000" w:themeColor="text1"/>
            <w:sz w:val="22"/>
            <w:szCs w:val="22"/>
          </w:rPr>
          <w:t>classification</w:t>
        </w:r>
      </w:ins>
      <w:ins w:id="117" w:author="Sungshin Kim" w:date="2020-04-12T01:34:00Z">
        <w:r w:rsidR="00166623" w:rsidRPr="2C560E23">
          <w:rPr>
            <w:rFonts w:ascii="Arial" w:eastAsia="Arial" w:hAnsi="Arial" w:cs="Arial"/>
            <w:color w:val="000000" w:themeColor="text1"/>
            <w:sz w:val="22"/>
            <w:szCs w:val="22"/>
          </w:rPr>
          <w:t xml:space="preserve"> </w:t>
        </w:r>
      </w:ins>
      <w:del w:id="118" w:author="Sungshin Kim" w:date="2020-04-12T01:34:00Z">
        <w:r w:rsidRPr="15D69F0D" w:rsidDel="00166623">
          <w:rPr>
            <w:rFonts w:ascii="Arial" w:eastAsia="Arial" w:hAnsi="Arial" w:cs="Arial"/>
            <w:color w:val="000000" w:themeColor="text1"/>
            <w:sz w:val="22"/>
            <w:szCs w:val="22"/>
          </w:rPr>
          <w:delText xml:space="preserve">classification </w:delText>
        </w:r>
      </w:del>
      <w:r w:rsidRPr="15D69F0D">
        <w:rPr>
          <w:rFonts w:ascii="Arial" w:eastAsia="Arial" w:hAnsi="Arial" w:cs="Arial"/>
          <w:color w:val="000000" w:themeColor="text1"/>
          <w:sz w:val="22"/>
          <w:szCs w:val="22"/>
        </w:rPr>
        <w:t>accuracy in the practiced mapping demonstrated a significant decrease only in the Core subnetwork (</w:t>
      </w:r>
      <w:r w:rsidRPr="15D69F0D">
        <w:rPr>
          <w:rFonts w:ascii="Arial" w:eastAsia="Arial" w:hAnsi="Arial" w:cs="Arial"/>
          <w:i/>
          <w:iCs/>
          <w:color w:val="000000" w:themeColor="text1"/>
          <w:sz w:val="22"/>
          <w:szCs w:val="22"/>
        </w:rPr>
        <w:t>T</w:t>
      </w:r>
      <w:r w:rsidRPr="15D69F0D">
        <w:rPr>
          <w:rFonts w:ascii="Arial" w:eastAsia="Arial" w:hAnsi="Arial" w:cs="Arial"/>
          <w:color w:val="000000" w:themeColor="text1"/>
          <w:sz w:val="22"/>
          <w:szCs w:val="22"/>
        </w:rPr>
        <w:t xml:space="preserve">(29) = 3.05, Bonferroni-adjusted </w:t>
      </w:r>
      <w:r w:rsidRPr="15D69F0D">
        <w:rPr>
          <w:rFonts w:ascii="Arial" w:eastAsia="Arial" w:hAnsi="Arial" w:cs="Arial"/>
          <w:i/>
          <w:iCs/>
          <w:color w:val="000000" w:themeColor="text1"/>
          <w:sz w:val="22"/>
          <w:szCs w:val="22"/>
        </w:rPr>
        <w:t>p</w:t>
      </w:r>
      <w:r w:rsidRPr="15D69F0D">
        <w:rPr>
          <w:rFonts w:ascii="Arial" w:eastAsia="Arial" w:hAnsi="Arial" w:cs="Arial"/>
          <w:color w:val="000000" w:themeColor="text1"/>
          <w:sz w:val="22"/>
          <w:szCs w:val="22"/>
        </w:rPr>
        <w:t xml:space="preserve"> = 0.015).</w:t>
      </w:r>
      <w:ins w:id="119" w:author="Sungshin Kim" w:date="2020-04-11T17:44:00Z">
        <w:r w:rsidR="00B31ACE">
          <w:rPr>
            <w:rFonts w:ascii="Arial" w:eastAsia="Arial" w:hAnsi="Arial" w:cs="Arial"/>
            <w:color w:val="000000" w:themeColor="text1"/>
            <w:sz w:val="22"/>
            <w:szCs w:val="22"/>
          </w:rPr>
          <w:t xml:space="preserve"> [Described the ANOVA results in a similar way for the M1/S1 and visual </w:t>
        </w:r>
        <w:proofErr w:type="spellStart"/>
        <w:r w:rsidR="00B31ACE">
          <w:rPr>
            <w:rFonts w:ascii="Arial" w:eastAsia="Arial" w:hAnsi="Arial" w:cs="Arial"/>
            <w:color w:val="000000" w:themeColor="text1"/>
            <w:sz w:val="22"/>
            <w:szCs w:val="22"/>
          </w:rPr>
          <w:t>ROis</w:t>
        </w:r>
        <w:proofErr w:type="spellEnd"/>
        <w:r w:rsidR="00B31ACE">
          <w:rPr>
            <w:rFonts w:ascii="Arial" w:eastAsia="Arial" w:hAnsi="Arial" w:cs="Arial"/>
            <w:color w:val="000000" w:themeColor="text1"/>
            <w:sz w:val="22"/>
            <w:szCs w:val="22"/>
          </w:rPr>
          <w:t>]</w:t>
        </w:r>
      </w:ins>
    </w:p>
    <w:p w14:paraId="0824B564" w14:textId="77777777" w:rsidR="00B07031" w:rsidRDefault="00B07031" w:rsidP="00583E33">
      <w:pPr>
        <w:widowControl/>
        <w:wordWrap/>
        <w:spacing w:line="360" w:lineRule="auto"/>
        <w:jc w:val="left"/>
        <w:rPr>
          <w:rFonts w:ascii="Arial" w:hAnsi="Arial" w:cs="Arial"/>
          <w:i/>
          <w:sz w:val="22"/>
          <w:szCs w:val="22"/>
        </w:rPr>
      </w:pPr>
    </w:p>
    <w:p w14:paraId="1AF7B161" w14:textId="4045C301" w:rsidR="00B07031" w:rsidRPr="00166623" w:rsidRDefault="007C4BBF" w:rsidP="2C560E23">
      <w:pPr>
        <w:widowControl/>
        <w:wordWrap/>
        <w:spacing w:line="360" w:lineRule="auto"/>
        <w:jc w:val="left"/>
        <w:rPr>
          <w:rFonts w:ascii="Arial" w:eastAsia="Arial" w:hAnsi="Arial" w:cs="Arial"/>
          <w:color w:val="000000" w:themeColor="text1"/>
          <w:sz w:val="22"/>
          <w:szCs w:val="22"/>
          <w:rPrChange w:id="120" w:author="Sungshin Kim" w:date="2020-04-12T01:34:00Z">
            <w:rPr>
              <w:rFonts w:ascii="Arial" w:hAnsi="Arial" w:cs="Arial"/>
              <w:sz w:val="22"/>
              <w:szCs w:val="22"/>
            </w:rPr>
          </w:rPrChange>
        </w:rPr>
      </w:pPr>
      <w:r w:rsidRPr="2C560E23">
        <w:rPr>
          <w:rFonts w:ascii="Arial" w:hAnsi="Arial" w:cs="Arial"/>
          <w:i/>
          <w:iCs/>
          <w:sz w:val="22"/>
          <w:szCs w:val="22"/>
        </w:rPr>
        <w:t>Whole-brain s</w:t>
      </w:r>
      <w:r w:rsidR="00B07031" w:rsidRPr="2C560E23">
        <w:rPr>
          <w:rFonts w:ascii="Arial" w:hAnsi="Arial" w:cs="Arial"/>
          <w:i/>
          <w:iCs/>
          <w:sz w:val="22"/>
          <w:szCs w:val="22"/>
        </w:rPr>
        <w:t>earchlight analysis</w:t>
      </w:r>
      <w:r w:rsidR="00D63991" w:rsidRPr="2C560E23">
        <w:rPr>
          <w:rFonts w:ascii="Arial" w:hAnsi="Arial" w:cs="Arial"/>
          <w:i/>
          <w:iCs/>
          <w:sz w:val="22"/>
          <w:szCs w:val="22"/>
        </w:rPr>
        <w:t>.</w:t>
      </w:r>
      <w:r w:rsidR="00D63991" w:rsidRPr="2C560E23">
        <w:rPr>
          <w:rFonts w:ascii="Arial" w:hAnsi="Arial" w:cs="Arial"/>
          <w:sz w:val="22"/>
          <w:szCs w:val="22"/>
        </w:rPr>
        <w:t xml:space="preserve"> </w:t>
      </w:r>
      <w:r w:rsidR="00B07031" w:rsidRPr="2C560E23">
        <w:rPr>
          <w:rFonts w:ascii="Arial" w:hAnsi="Arial" w:cs="Arial"/>
          <w:sz w:val="22"/>
          <w:szCs w:val="22"/>
        </w:rPr>
        <w:t xml:space="preserve">We additionally performed searchlight analyses to complement the ROI-based MVPA, only for the data in the practiced mapping. The resultant searchlight map showing </w:t>
      </w:r>
      <w:r w:rsidR="5C8245F0" w:rsidRPr="2C560E23">
        <w:rPr>
          <w:rFonts w:ascii="Arial" w:hAnsi="Arial" w:cs="Arial"/>
          <w:sz w:val="22"/>
          <w:szCs w:val="22"/>
        </w:rPr>
        <w:t>Three</w:t>
      </w:r>
      <w:r w:rsidR="00B07031" w:rsidRPr="2C560E23">
        <w:rPr>
          <w:rFonts w:ascii="Arial" w:hAnsi="Arial" w:cs="Arial"/>
          <w:sz w:val="22"/>
          <w:szCs w:val="22"/>
        </w:rPr>
        <w:t xml:space="preserve"> clusters</w:t>
      </w:r>
      <w:r w:rsidR="1BE7B1A2" w:rsidRPr="2C560E23">
        <w:rPr>
          <w:rFonts w:ascii="Arial" w:hAnsi="Arial" w:cs="Arial"/>
          <w:sz w:val="22"/>
          <w:szCs w:val="22"/>
        </w:rPr>
        <w:t xml:space="preserve"> showing significant learning-related changes in </w:t>
      </w:r>
      <w:ins w:id="121" w:author="Sungshin Kim" w:date="2020-04-12T22:20:00Z">
        <w:r w:rsidR="00240A43">
          <w:rPr>
            <w:rFonts w:ascii="Arial" w:eastAsia="Arial" w:hAnsi="Arial" w:cs="Arial"/>
            <w:color w:val="000000" w:themeColor="text1"/>
            <w:sz w:val="22"/>
            <w:szCs w:val="22"/>
          </w:rPr>
          <w:t>classification</w:t>
        </w:r>
      </w:ins>
      <w:ins w:id="122" w:author="Sungshin Kim" w:date="2020-04-12T01:34:00Z">
        <w:r w:rsidR="00166623" w:rsidRPr="2C560E23">
          <w:rPr>
            <w:rFonts w:ascii="Arial" w:eastAsia="Arial" w:hAnsi="Arial" w:cs="Arial"/>
            <w:color w:val="000000" w:themeColor="text1"/>
            <w:sz w:val="22"/>
            <w:szCs w:val="22"/>
          </w:rPr>
          <w:t xml:space="preserve"> </w:t>
        </w:r>
      </w:ins>
      <w:del w:id="123" w:author="Sungshin Kim" w:date="2020-04-12T01:34:00Z">
        <w:r w:rsidR="1BE7B1A2" w:rsidRPr="2C560E23" w:rsidDel="00166623">
          <w:rPr>
            <w:rFonts w:ascii="Arial" w:hAnsi="Arial" w:cs="Arial"/>
            <w:sz w:val="22"/>
            <w:szCs w:val="22"/>
          </w:rPr>
          <w:delText xml:space="preserve">classification </w:delText>
        </w:r>
      </w:del>
      <w:r w:rsidR="1BE7B1A2" w:rsidRPr="2C560E23">
        <w:rPr>
          <w:rFonts w:ascii="Arial" w:hAnsi="Arial" w:cs="Arial"/>
          <w:sz w:val="22"/>
          <w:szCs w:val="22"/>
        </w:rPr>
        <w:t>accuracies</w:t>
      </w:r>
      <w:r w:rsidR="3B7C051D" w:rsidRPr="2C560E23">
        <w:rPr>
          <w:rFonts w:ascii="Arial" w:hAnsi="Arial" w:cs="Arial"/>
          <w:sz w:val="22"/>
          <w:szCs w:val="22"/>
        </w:rPr>
        <w:t xml:space="preserve"> were observed</w:t>
      </w:r>
      <w:r w:rsidR="00B07031" w:rsidRPr="2C560E23">
        <w:rPr>
          <w:rFonts w:ascii="Arial" w:hAnsi="Arial" w:cs="Arial"/>
          <w:sz w:val="22"/>
          <w:szCs w:val="22"/>
        </w:rPr>
        <w:t xml:space="preserve"> in the </w:t>
      </w:r>
      <w:commentRangeStart w:id="124"/>
      <w:commentRangeStart w:id="125"/>
      <w:r w:rsidR="00B07031" w:rsidRPr="2C560E23">
        <w:rPr>
          <w:rFonts w:ascii="Arial" w:hAnsi="Arial" w:cs="Arial"/>
          <w:sz w:val="22"/>
          <w:szCs w:val="22"/>
        </w:rPr>
        <w:t xml:space="preserve">left postcentral gyrus (Figure X, upper panel; size = </w:t>
      </w:r>
      <w:commentRangeStart w:id="126"/>
      <w:r w:rsidR="00B07031" w:rsidRPr="2C560E23">
        <w:rPr>
          <w:rFonts w:ascii="Arial" w:hAnsi="Arial" w:cs="Arial"/>
          <w:sz w:val="22"/>
          <w:szCs w:val="22"/>
        </w:rPr>
        <w:t>235 voxels</w:t>
      </w:r>
      <w:r w:rsidR="6078D697" w:rsidRPr="2C560E23">
        <w:rPr>
          <w:rFonts w:ascii="Arial" w:hAnsi="Arial" w:cs="Arial"/>
          <w:sz w:val="22"/>
          <w:szCs w:val="22"/>
        </w:rPr>
        <w:t>, volume = 4523</w:t>
      </w:r>
      <w:r w:rsidR="360D8244" w:rsidRPr="2C560E23">
        <w:rPr>
          <w:rFonts w:ascii="Arial" w:hAnsi="Arial" w:cs="Arial"/>
          <w:sz w:val="22"/>
          <w:szCs w:val="22"/>
        </w:rPr>
        <w:t>.5</w:t>
      </w:r>
      <w:r w:rsidR="6078D697" w:rsidRPr="2C560E23">
        <w:rPr>
          <w:rFonts w:ascii="Arial" w:hAnsi="Arial" w:cs="Arial"/>
          <w:sz w:val="22"/>
          <w:szCs w:val="22"/>
        </w:rPr>
        <w:t xml:space="preserve"> mm</w:t>
      </w:r>
      <w:r w:rsidR="6078D697" w:rsidRPr="004E7994">
        <w:rPr>
          <w:rFonts w:ascii="Arial" w:hAnsi="Arial" w:cs="Arial"/>
          <w:sz w:val="22"/>
          <w:szCs w:val="22"/>
          <w:vertAlign w:val="superscript"/>
        </w:rPr>
        <w:t>3</w:t>
      </w:r>
      <w:commentRangeEnd w:id="126"/>
      <w:r>
        <w:commentReference w:id="126"/>
      </w:r>
      <w:r w:rsidR="00B07031" w:rsidRPr="2C560E23">
        <w:rPr>
          <w:rFonts w:ascii="Arial" w:hAnsi="Arial" w:cs="Arial"/>
          <w:sz w:val="22"/>
          <w:szCs w:val="22"/>
        </w:rPr>
        <w:t>)</w:t>
      </w:r>
      <w:commentRangeEnd w:id="124"/>
      <w:r>
        <w:commentReference w:id="124"/>
      </w:r>
      <w:commentRangeEnd w:id="125"/>
      <w:r>
        <w:commentReference w:id="125"/>
      </w:r>
      <w:r w:rsidR="00B07031" w:rsidRPr="2C560E23">
        <w:rPr>
          <w:rFonts w:ascii="Arial" w:hAnsi="Arial" w:cs="Arial"/>
          <w:sz w:val="22"/>
          <w:szCs w:val="22"/>
        </w:rPr>
        <w:t xml:space="preserve">, </w:t>
      </w:r>
      <w:commentRangeStart w:id="127"/>
      <w:r w:rsidR="00B07031" w:rsidRPr="2C560E23">
        <w:rPr>
          <w:rFonts w:ascii="Arial" w:hAnsi="Arial" w:cs="Arial"/>
          <w:sz w:val="22"/>
          <w:szCs w:val="22"/>
        </w:rPr>
        <w:t>left fusiform gyrus (Figure X, middle panel; size = 43 voxels</w:t>
      </w:r>
      <w:r w:rsidR="52A31698" w:rsidRPr="2C560E23">
        <w:rPr>
          <w:rFonts w:ascii="Arial" w:hAnsi="Arial" w:cs="Arial"/>
          <w:sz w:val="22"/>
          <w:szCs w:val="22"/>
        </w:rPr>
        <w:t>, volume = 82</w:t>
      </w:r>
      <w:r w:rsidR="7B0B6E44" w:rsidRPr="2C560E23">
        <w:rPr>
          <w:rFonts w:ascii="Arial" w:hAnsi="Arial" w:cs="Arial"/>
          <w:sz w:val="22"/>
          <w:szCs w:val="22"/>
        </w:rPr>
        <w:t>7.7</w:t>
      </w:r>
      <w:r w:rsidR="52A31698" w:rsidRPr="2C560E23">
        <w:rPr>
          <w:rFonts w:ascii="Arial" w:hAnsi="Arial" w:cs="Arial"/>
          <w:sz w:val="22"/>
          <w:szCs w:val="22"/>
        </w:rPr>
        <w:t xml:space="preserve"> mm</w:t>
      </w:r>
      <w:r w:rsidR="52A31698" w:rsidRPr="2C560E23">
        <w:rPr>
          <w:rFonts w:ascii="Arial" w:hAnsi="Arial" w:cs="Arial"/>
          <w:sz w:val="22"/>
          <w:szCs w:val="22"/>
          <w:vertAlign w:val="superscript"/>
        </w:rPr>
        <w:t>3</w:t>
      </w:r>
      <w:r w:rsidR="00B07031" w:rsidRPr="2C560E23">
        <w:rPr>
          <w:rFonts w:ascii="Arial" w:hAnsi="Arial" w:cs="Arial"/>
          <w:sz w:val="22"/>
          <w:szCs w:val="22"/>
        </w:rPr>
        <w:t>)</w:t>
      </w:r>
      <w:commentRangeEnd w:id="127"/>
      <w:r>
        <w:commentReference w:id="127"/>
      </w:r>
      <w:r w:rsidR="00B07031" w:rsidRPr="2C560E23">
        <w:rPr>
          <w:rFonts w:ascii="Arial" w:hAnsi="Arial" w:cs="Arial"/>
          <w:sz w:val="22"/>
          <w:szCs w:val="22"/>
        </w:rPr>
        <w:t>, and right temporal pole (</w:t>
      </w:r>
      <w:commentRangeStart w:id="128"/>
      <w:r w:rsidR="00B07031" w:rsidRPr="2C560E23">
        <w:rPr>
          <w:rFonts w:ascii="Arial" w:hAnsi="Arial" w:cs="Arial"/>
          <w:sz w:val="22"/>
          <w:szCs w:val="22"/>
        </w:rPr>
        <w:t xml:space="preserve">Figure X, </w:t>
      </w:r>
      <w:commentRangeEnd w:id="128"/>
      <w:r>
        <w:commentReference w:id="128"/>
      </w:r>
      <w:r w:rsidR="00B07031" w:rsidRPr="2C560E23">
        <w:rPr>
          <w:rFonts w:ascii="Arial" w:hAnsi="Arial" w:cs="Arial"/>
          <w:sz w:val="22"/>
          <w:szCs w:val="22"/>
        </w:rPr>
        <w:t>lower panel; size = 34 voxels</w:t>
      </w:r>
      <w:r w:rsidR="0641C218" w:rsidRPr="2C560E23">
        <w:rPr>
          <w:rFonts w:ascii="Arial" w:hAnsi="Arial" w:cs="Arial"/>
          <w:sz w:val="22"/>
          <w:szCs w:val="22"/>
        </w:rPr>
        <w:t>, volume = 654.5 mm</w:t>
      </w:r>
      <w:r w:rsidR="0641C218" w:rsidRPr="2C560E23">
        <w:rPr>
          <w:rFonts w:ascii="Arial" w:hAnsi="Arial" w:cs="Arial"/>
          <w:sz w:val="22"/>
          <w:szCs w:val="22"/>
          <w:vertAlign w:val="superscript"/>
        </w:rPr>
        <w:t>3</w:t>
      </w:r>
      <w:r w:rsidR="00B07031" w:rsidRPr="2C560E23">
        <w:rPr>
          <w:rFonts w:ascii="Arial" w:hAnsi="Arial" w:cs="Arial"/>
          <w:sz w:val="22"/>
          <w:szCs w:val="22"/>
        </w:rPr>
        <w:t>)</w:t>
      </w:r>
      <w:r w:rsidR="41757057" w:rsidRPr="2C560E23">
        <w:rPr>
          <w:rFonts w:ascii="Arial" w:hAnsi="Arial" w:cs="Arial"/>
          <w:sz w:val="22"/>
          <w:szCs w:val="22"/>
        </w:rPr>
        <w:t>.</w:t>
      </w:r>
      <w:r w:rsidR="00B07031" w:rsidRPr="2C560E23">
        <w:rPr>
          <w:rFonts w:ascii="Arial" w:hAnsi="Arial" w:cs="Arial"/>
          <w:sz w:val="22"/>
          <w:szCs w:val="22"/>
        </w:rPr>
        <w:t xml:space="preserve"> </w:t>
      </w:r>
      <w:r w:rsidR="39ADBFE1" w:rsidRPr="2C560E23">
        <w:rPr>
          <w:rFonts w:ascii="Arial" w:hAnsi="Arial" w:cs="Arial"/>
          <w:sz w:val="22"/>
          <w:szCs w:val="22"/>
        </w:rPr>
        <w:t xml:space="preserve">The resultant searchlight map </w:t>
      </w:r>
      <w:r w:rsidR="00B07031" w:rsidRPr="2C560E23">
        <w:rPr>
          <w:rFonts w:ascii="Arial" w:hAnsi="Arial" w:cs="Arial"/>
          <w:sz w:val="22"/>
          <w:szCs w:val="22"/>
        </w:rPr>
        <w:t>is presented in Figure X</w:t>
      </w:r>
      <w:r w:rsidR="56019762" w:rsidRPr="2C560E23">
        <w:rPr>
          <w:rFonts w:ascii="Arial" w:hAnsi="Arial" w:cs="Arial"/>
          <w:sz w:val="22"/>
          <w:szCs w:val="22"/>
        </w:rPr>
        <w:t xml:space="preserve">, and detailed information on the clusters </w:t>
      </w:r>
      <w:r w:rsidR="2BF57629" w:rsidRPr="2C560E23">
        <w:rPr>
          <w:rFonts w:ascii="Arial" w:hAnsi="Arial" w:cs="Arial"/>
          <w:sz w:val="22"/>
          <w:szCs w:val="22"/>
        </w:rPr>
        <w:t>can be found</w:t>
      </w:r>
      <w:r w:rsidR="56019762" w:rsidRPr="2C560E23">
        <w:rPr>
          <w:rFonts w:ascii="Arial" w:hAnsi="Arial" w:cs="Arial"/>
          <w:sz w:val="22"/>
          <w:szCs w:val="22"/>
        </w:rPr>
        <w:t xml:space="preserve"> in Table 2</w:t>
      </w:r>
      <w:r w:rsidR="00B07031" w:rsidRPr="2C560E23">
        <w:rPr>
          <w:rFonts w:ascii="Arial" w:hAnsi="Arial" w:cs="Arial"/>
          <w:sz w:val="22"/>
          <w:szCs w:val="22"/>
        </w:rPr>
        <w:t>. The</w:t>
      </w:r>
      <w:r w:rsidR="54ABFCBD" w:rsidRPr="2C560E23">
        <w:rPr>
          <w:rFonts w:ascii="Arial" w:hAnsi="Arial" w:cs="Arial"/>
          <w:sz w:val="22"/>
          <w:szCs w:val="22"/>
        </w:rPr>
        <w:t xml:space="preserve"> results </w:t>
      </w:r>
      <w:r w:rsidR="7711EE6E" w:rsidRPr="2C560E23">
        <w:rPr>
          <w:rFonts w:ascii="Arial" w:hAnsi="Arial" w:cs="Arial"/>
          <w:sz w:val="22"/>
          <w:szCs w:val="22"/>
        </w:rPr>
        <w:t>were</w:t>
      </w:r>
      <w:r w:rsidR="00B07031" w:rsidRPr="2C560E23">
        <w:rPr>
          <w:rFonts w:ascii="Arial" w:hAnsi="Arial" w:cs="Arial"/>
          <w:sz w:val="22"/>
          <w:szCs w:val="22"/>
        </w:rPr>
        <w:t xml:space="preserve"> </w:t>
      </w:r>
      <w:proofErr w:type="spellStart"/>
      <w:r w:rsidR="00B07031" w:rsidRPr="2C560E23">
        <w:rPr>
          <w:rFonts w:ascii="Arial" w:hAnsi="Arial" w:cs="Arial"/>
          <w:sz w:val="22"/>
          <w:szCs w:val="22"/>
        </w:rPr>
        <w:t>thresholded</w:t>
      </w:r>
      <w:proofErr w:type="spellEnd"/>
      <w:r w:rsidR="00B07031" w:rsidRPr="2C560E23">
        <w:rPr>
          <w:rFonts w:ascii="Arial" w:hAnsi="Arial" w:cs="Arial"/>
          <w:sz w:val="22"/>
          <w:szCs w:val="22"/>
        </w:rPr>
        <w:t xml:space="preserve"> </w:t>
      </w:r>
      <w:r w:rsidR="6365B609" w:rsidRPr="2C560E23">
        <w:rPr>
          <w:rFonts w:ascii="Arial" w:hAnsi="Arial" w:cs="Arial"/>
          <w:sz w:val="22"/>
          <w:szCs w:val="22"/>
        </w:rPr>
        <w:t>at</w:t>
      </w:r>
      <w:r w:rsidR="00B07031" w:rsidRPr="2C560E23">
        <w:rPr>
          <w:rFonts w:ascii="Arial" w:hAnsi="Arial" w:cs="Arial"/>
          <w:sz w:val="22"/>
          <w:szCs w:val="22"/>
        </w:rPr>
        <w:t xml:space="preserve"> cluster-forming </w:t>
      </w:r>
      <w:r w:rsidR="00B07031" w:rsidRPr="2C560E23">
        <w:rPr>
          <w:rFonts w:ascii="Arial" w:hAnsi="Arial" w:cs="Arial"/>
          <w:i/>
          <w:iCs/>
          <w:sz w:val="22"/>
          <w:szCs w:val="22"/>
        </w:rPr>
        <w:t>p</w:t>
      </w:r>
      <w:r w:rsidR="00B07031" w:rsidRPr="2C560E23">
        <w:rPr>
          <w:rFonts w:ascii="Arial" w:hAnsi="Arial" w:cs="Arial"/>
          <w:sz w:val="22"/>
          <w:szCs w:val="22"/>
        </w:rPr>
        <w:t xml:space="preserve"> &lt; 0.001 and FWE-corrected </w:t>
      </w:r>
      <w:r w:rsidR="00B07031" w:rsidRPr="2C560E23">
        <w:rPr>
          <w:rFonts w:ascii="Arial" w:hAnsi="Arial" w:cs="Arial"/>
          <w:i/>
          <w:iCs/>
          <w:sz w:val="22"/>
          <w:szCs w:val="22"/>
        </w:rPr>
        <w:t>p</w:t>
      </w:r>
      <w:r w:rsidR="00B07031" w:rsidRPr="2C560E23">
        <w:rPr>
          <w:rFonts w:ascii="Arial" w:hAnsi="Arial" w:cs="Arial"/>
          <w:sz w:val="22"/>
          <w:szCs w:val="22"/>
        </w:rPr>
        <w:t xml:space="preserve"> &lt; 0.05. In the left postcentral and left fusiform gyri, the </w:t>
      </w:r>
      <w:ins w:id="129" w:author="Sungshin Kim" w:date="2020-04-12T22:20:00Z">
        <w:r w:rsidR="00240A43">
          <w:rPr>
            <w:rFonts w:ascii="Arial" w:eastAsia="Arial" w:hAnsi="Arial" w:cs="Arial"/>
            <w:color w:val="000000" w:themeColor="text1"/>
            <w:sz w:val="22"/>
            <w:szCs w:val="22"/>
          </w:rPr>
          <w:t>classification</w:t>
        </w:r>
      </w:ins>
      <w:ins w:id="130" w:author="Sungshin Kim" w:date="2020-04-12T01:34:00Z">
        <w:r w:rsidR="00166623" w:rsidRPr="2C560E23">
          <w:rPr>
            <w:rFonts w:ascii="Arial" w:eastAsia="Arial" w:hAnsi="Arial" w:cs="Arial"/>
            <w:color w:val="000000" w:themeColor="text1"/>
            <w:sz w:val="22"/>
            <w:szCs w:val="22"/>
          </w:rPr>
          <w:t xml:space="preserve"> </w:t>
        </w:r>
      </w:ins>
      <w:del w:id="131" w:author="Sungshin Kim" w:date="2020-04-12T01:34:00Z">
        <w:r w:rsidR="00B07031" w:rsidRPr="2C560E23" w:rsidDel="00166623">
          <w:rPr>
            <w:rFonts w:ascii="Arial" w:hAnsi="Arial" w:cs="Arial"/>
            <w:sz w:val="22"/>
            <w:szCs w:val="22"/>
          </w:rPr>
          <w:delText xml:space="preserve">classification </w:delText>
        </w:r>
      </w:del>
      <w:r w:rsidR="00B07031" w:rsidRPr="2C560E23">
        <w:rPr>
          <w:rFonts w:ascii="Arial" w:hAnsi="Arial" w:cs="Arial"/>
          <w:sz w:val="22"/>
          <w:szCs w:val="22"/>
        </w:rPr>
        <w:t xml:space="preserve">accuracies showed learning-related increases, while a </w:t>
      </w:r>
      <w:r w:rsidR="00B07031" w:rsidRPr="2C560E23">
        <w:rPr>
          <w:rFonts w:ascii="Arial" w:hAnsi="Arial" w:cs="Arial"/>
          <w:sz w:val="22"/>
          <w:szCs w:val="22"/>
        </w:rPr>
        <w:lastRenderedPageBreak/>
        <w:t>learning-related decrease was observed in the right temporal pole</w:t>
      </w:r>
      <w:r w:rsidR="008B5F7A">
        <w:rPr>
          <w:rFonts w:ascii="Arial" w:hAnsi="Arial" w:cs="Arial"/>
          <w:sz w:val="22"/>
          <w:szCs w:val="22"/>
        </w:rPr>
        <w:t>,</w:t>
      </w:r>
      <w:r w:rsidR="008B5F7A">
        <w:rPr>
          <w:rFonts w:ascii="Arial" w:hAnsi="Arial" w:cs="Arial" w:hint="eastAsia"/>
          <w:sz w:val="22"/>
          <w:szCs w:val="22"/>
        </w:rPr>
        <w:t xml:space="preserve"> </w:t>
      </w:r>
      <w:r w:rsidR="008B5F7A">
        <w:rPr>
          <w:rFonts w:ascii="Arial" w:hAnsi="Arial" w:cs="Arial"/>
          <w:sz w:val="22"/>
          <w:szCs w:val="22"/>
        </w:rPr>
        <w:t xml:space="preserve">which is a part of the </w:t>
      </w:r>
      <w:r w:rsidR="00C30F39">
        <w:rPr>
          <w:rFonts w:ascii="Arial" w:hAnsi="Arial" w:cs="Arial"/>
          <w:sz w:val="22"/>
          <w:szCs w:val="22"/>
        </w:rPr>
        <w:t>default mode network</w:t>
      </w:r>
      <w:r w:rsidR="008B5F7A">
        <w:rPr>
          <w:rFonts w:ascii="Arial" w:hAnsi="Arial" w:cs="Arial"/>
          <w:sz w:val="22"/>
          <w:szCs w:val="22"/>
        </w:rPr>
        <w:t xml:space="preserve">. </w:t>
      </w:r>
    </w:p>
    <w:p w14:paraId="2B5C99D4" w14:textId="77777777" w:rsidR="00B07031" w:rsidRDefault="00B07031" w:rsidP="00583E33">
      <w:pPr>
        <w:wordWrap/>
        <w:spacing w:line="360" w:lineRule="auto"/>
        <w:jc w:val="left"/>
        <w:rPr>
          <w:rFonts w:ascii="Arial" w:hAnsi="Arial" w:cs="Arial"/>
          <w:b/>
          <w:bCs/>
          <w:i/>
          <w:iCs/>
          <w:sz w:val="22"/>
          <w:szCs w:val="22"/>
        </w:rPr>
      </w:pPr>
    </w:p>
    <w:p w14:paraId="1A861E5A" w14:textId="77777777" w:rsidR="00B07031" w:rsidRDefault="00B07031" w:rsidP="00583E33">
      <w:pPr>
        <w:widowControl/>
        <w:wordWrap/>
        <w:spacing w:line="360" w:lineRule="auto"/>
        <w:jc w:val="left"/>
        <w:rPr>
          <w:rFonts w:ascii="Arial" w:hAnsi="Arial" w:cs="Arial"/>
          <w:b/>
          <w:bCs/>
          <w:i/>
          <w:iCs/>
          <w:sz w:val="22"/>
          <w:szCs w:val="22"/>
        </w:rPr>
      </w:pPr>
      <w:r w:rsidRPr="6DE41C9F">
        <w:rPr>
          <w:rFonts w:ascii="Arial" w:hAnsi="Arial" w:cs="Arial"/>
          <w:b/>
          <w:bCs/>
          <w:i/>
          <w:iCs/>
          <w:sz w:val="22"/>
          <w:szCs w:val="22"/>
        </w:rPr>
        <w:t>Changes in visual-DMN Core interaction and behavioral correlation</w:t>
      </w:r>
    </w:p>
    <w:p w14:paraId="6E0DEE4F" w14:textId="2ABD0944" w:rsidR="00D63238" w:rsidRDefault="00D63238" w:rsidP="00C9554B">
      <w:pPr>
        <w:wordWrap/>
        <w:spacing w:line="360" w:lineRule="auto"/>
        <w:jc w:val="left"/>
        <w:rPr>
          <w:rFonts w:ascii="Arial" w:hAnsi="Arial" w:cs="Arial"/>
          <w:sz w:val="22"/>
          <w:szCs w:val="22"/>
        </w:rPr>
      </w:pPr>
      <w:r>
        <w:rPr>
          <w:rFonts w:ascii="Arial" w:hAnsi="Arial" w:cs="Arial"/>
          <w:sz w:val="22"/>
          <w:szCs w:val="22"/>
        </w:rPr>
        <w:t xml:space="preserve">We hypothesized that the </w:t>
      </w:r>
      <w:r w:rsidR="00AD7BC6">
        <w:rPr>
          <w:rFonts w:ascii="Arial" w:hAnsi="Arial" w:cs="Arial"/>
          <w:sz w:val="22"/>
          <w:szCs w:val="22"/>
        </w:rPr>
        <w:t>learning-</w:t>
      </w:r>
      <w:r w:rsidR="00404228">
        <w:rPr>
          <w:rFonts w:ascii="Arial" w:hAnsi="Arial" w:cs="Arial"/>
          <w:sz w:val="22"/>
          <w:szCs w:val="22"/>
        </w:rPr>
        <w:t>related</w:t>
      </w:r>
      <w:r w:rsidR="00AD7BC6">
        <w:rPr>
          <w:rFonts w:ascii="Arial" w:hAnsi="Arial" w:cs="Arial"/>
          <w:sz w:val="22"/>
          <w:szCs w:val="22"/>
        </w:rPr>
        <w:t xml:space="preserve"> change of the l</w:t>
      </w:r>
      <w:r>
        <w:rPr>
          <w:rFonts w:ascii="Arial" w:hAnsi="Arial" w:cs="Arial"/>
          <w:sz w:val="22"/>
          <w:szCs w:val="22"/>
        </w:rPr>
        <w:t xml:space="preserve">arge-scale network interactions </w:t>
      </w:r>
      <w:r w:rsidR="00BF5F8B">
        <w:rPr>
          <w:rFonts w:ascii="Arial" w:hAnsi="Arial" w:cs="Arial"/>
          <w:sz w:val="22"/>
          <w:szCs w:val="22"/>
        </w:rPr>
        <w:t>would</w:t>
      </w:r>
      <w:r>
        <w:rPr>
          <w:rFonts w:ascii="Arial" w:hAnsi="Arial" w:cs="Arial"/>
          <w:sz w:val="22"/>
          <w:szCs w:val="22"/>
        </w:rPr>
        <w:t xml:space="preserve"> </w:t>
      </w:r>
      <w:r w:rsidR="00AD7BC6">
        <w:rPr>
          <w:rFonts w:ascii="Arial" w:hAnsi="Arial" w:cs="Arial"/>
          <w:sz w:val="22"/>
          <w:szCs w:val="22"/>
        </w:rPr>
        <w:t>be correlated with</w:t>
      </w:r>
      <w:r>
        <w:rPr>
          <w:rFonts w:ascii="Arial" w:hAnsi="Arial" w:cs="Arial"/>
          <w:sz w:val="22"/>
          <w:szCs w:val="22"/>
        </w:rPr>
        <w:t xml:space="preserve"> </w:t>
      </w:r>
      <w:r w:rsidR="000E1F55">
        <w:rPr>
          <w:rFonts w:ascii="Arial" w:hAnsi="Arial" w:cs="Arial"/>
          <w:sz w:val="22"/>
          <w:szCs w:val="22"/>
        </w:rPr>
        <w:t xml:space="preserve">the </w:t>
      </w:r>
      <w:r w:rsidR="002C5CDE">
        <w:rPr>
          <w:rFonts w:ascii="Arial" w:hAnsi="Arial" w:cs="Arial"/>
          <w:sz w:val="22"/>
          <w:szCs w:val="22"/>
        </w:rPr>
        <w:t xml:space="preserve">individual </w:t>
      </w:r>
      <w:r>
        <w:rPr>
          <w:rFonts w:ascii="Arial" w:hAnsi="Arial" w:cs="Arial"/>
          <w:sz w:val="22"/>
          <w:szCs w:val="22"/>
        </w:rPr>
        <w:t>performance</w:t>
      </w:r>
      <w:r w:rsidR="000E1F55">
        <w:rPr>
          <w:rFonts w:ascii="Arial" w:hAnsi="Arial" w:cs="Arial"/>
          <w:sz w:val="22"/>
          <w:szCs w:val="22"/>
        </w:rPr>
        <w:t xml:space="preserve"> improvement</w:t>
      </w:r>
      <w:r w:rsidR="008E56E4">
        <w:rPr>
          <w:rFonts w:ascii="Arial" w:hAnsi="Arial" w:cs="Arial"/>
          <w:sz w:val="22"/>
          <w:szCs w:val="22"/>
        </w:rPr>
        <w:t xml:space="preserve">. Specifically, </w:t>
      </w:r>
      <w:r w:rsidR="00BF5F8B">
        <w:rPr>
          <w:rFonts w:ascii="Arial" w:hAnsi="Arial" w:cs="Arial"/>
          <w:sz w:val="22"/>
          <w:szCs w:val="22"/>
        </w:rPr>
        <w:t xml:space="preserve">we tested </w:t>
      </w:r>
      <w:r w:rsidR="00E35BFB">
        <w:rPr>
          <w:rFonts w:ascii="Arial" w:hAnsi="Arial" w:cs="Arial"/>
          <w:sz w:val="22"/>
          <w:szCs w:val="22"/>
        </w:rPr>
        <w:t xml:space="preserve">the interactions between the regions of interest showing </w:t>
      </w:r>
      <w:r w:rsidR="00BF5F8B">
        <w:rPr>
          <w:rFonts w:ascii="Arial" w:hAnsi="Arial" w:cs="Arial"/>
          <w:sz w:val="22"/>
          <w:szCs w:val="22"/>
        </w:rPr>
        <w:t>learning-</w:t>
      </w:r>
      <w:r w:rsidR="00404228">
        <w:rPr>
          <w:rFonts w:ascii="Arial" w:hAnsi="Arial" w:cs="Arial"/>
          <w:sz w:val="22"/>
          <w:szCs w:val="22"/>
        </w:rPr>
        <w:t>related</w:t>
      </w:r>
      <w:r w:rsidR="00BF5F8B">
        <w:rPr>
          <w:rFonts w:ascii="Arial" w:hAnsi="Arial" w:cs="Arial"/>
          <w:sz w:val="22"/>
          <w:szCs w:val="22"/>
        </w:rPr>
        <w:t xml:space="preserve"> changes of </w:t>
      </w:r>
      <w:r w:rsidR="00E35BFB">
        <w:rPr>
          <w:rFonts w:ascii="Arial" w:hAnsi="Arial" w:cs="Arial"/>
          <w:sz w:val="22"/>
          <w:szCs w:val="22"/>
        </w:rPr>
        <w:t xml:space="preserve">target representations, that is, </w:t>
      </w:r>
      <w:r w:rsidR="00C047F9">
        <w:rPr>
          <w:rFonts w:ascii="Arial" w:hAnsi="Arial" w:cs="Arial"/>
          <w:sz w:val="22"/>
          <w:szCs w:val="22"/>
        </w:rPr>
        <w:t xml:space="preserve">the left M1/S1, visual network, and the DMN Core subnetwork. </w:t>
      </w:r>
    </w:p>
    <w:p w14:paraId="02F4A0EB" w14:textId="2AEDC9C5" w:rsidR="00D04F80" w:rsidRDefault="00B07031" w:rsidP="00C9554B">
      <w:pPr>
        <w:wordWrap/>
        <w:spacing w:line="360" w:lineRule="auto"/>
        <w:jc w:val="left"/>
        <w:rPr>
          <w:rFonts w:ascii="Arial" w:hAnsi="Arial" w:cs="Arial"/>
          <w:b/>
          <w:i/>
          <w:color w:val="C00000"/>
          <w:sz w:val="22"/>
          <w:szCs w:val="22"/>
        </w:rPr>
      </w:pPr>
      <w:r w:rsidRPr="03EA6722">
        <w:rPr>
          <w:rFonts w:ascii="Arial" w:hAnsi="Arial" w:cs="Arial"/>
          <w:sz w:val="22"/>
          <w:szCs w:val="22"/>
        </w:rPr>
        <w:t xml:space="preserve">In line with our initial hypothesis, the interaction between the visual and </w:t>
      </w:r>
      <w:r w:rsidR="00A47FC8">
        <w:rPr>
          <w:rFonts w:ascii="Arial" w:hAnsi="Arial" w:cs="Arial"/>
          <w:sz w:val="22"/>
          <w:szCs w:val="22"/>
        </w:rPr>
        <w:t xml:space="preserve">the </w:t>
      </w:r>
      <w:r w:rsidRPr="03EA6722">
        <w:rPr>
          <w:rFonts w:ascii="Arial" w:hAnsi="Arial" w:cs="Arial"/>
          <w:sz w:val="22"/>
          <w:szCs w:val="22"/>
        </w:rPr>
        <w:t>DMN Core network</w:t>
      </w:r>
      <w:r w:rsidR="00A47FC8">
        <w:rPr>
          <w:rFonts w:ascii="Arial" w:hAnsi="Arial" w:cs="Arial"/>
          <w:sz w:val="22"/>
          <w:szCs w:val="22"/>
        </w:rPr>
        <w:t>s</w:t>
      </w:r>
      <w:r w:rsidRPr="03EA6722">
        <w:rPr>
          <w:rFonts w:ascii="Arial" w:hAnsi="Arial" w:cs="Arial"/>
          <w:sz w:val="22"/>
          <w:szCs w:val="22"/>
        </w:rPr>
        <w:t xml:space="preserve"> </w:t>
      </w:r>
      <w:r w:rsidR="00404228">
        <w:rPr>
          <w:rFonts w:ascii="Arial" w:hAnsi="Arial" w:cs="Arial"/>
          <w:sz w:val="22"/>
          <w:szCs w:val="22"/>
        </w:rPr>
        <w:t>significantly decreased from the early to late stage of learning (</w:t>
      </w:r>
      <w:r w:rsidR="00404228" w:rsidRPr="000D416D">
        <w:rPr>
          <w:rFonts w:ascii="Arial" w:hAnsi="Arial" w:cs="Arial"/>
          <w:i/>
          <w:sz w:val="22"/>
          <w:szCs w:val="22"/>
        </w:rPr>
        <w:t>T</w:t>
      </w:r>
      <w:r w:rsidR="00404228">
        <w:rPr>
          <w:rFonts w:ascii="Arial" w:hAnsi="Arial" w:cs="Arial"/>
          <w:sz w:val="22"/>
          <w:szCs w:val="22"/>
        </w:rPr>
        <w:t xml:space="preserve">(29) = XX, </w:t>
      </w:r>
      <w:r w:rsidR="00404228" w:rsidRPr="00CA4625">
        <w:rPr>
          <w:rFonts w:ascii="Arial" w:hAnsi="Arial" w:cs="Arial"/>
          <w:i/>
          <w:sz w:val="22"/>
          <w:szCs w:val="22"/>
        </w:rPr>
        <w:t>p</w:t>
      </w:r>
      <w:r w:rsidR="00404228">
        <w:rPr>
          <w:rFonts w:ascii="Arial" w:hAnsi="Arial" w:cs="Arial"/>
          <w:sz w:val="22"/>
          <w:szCs w:val="22"/>
        </w:rPr>
        <w:t xml:space="preserve"> &lt; 0.xx)</w:t>
      </w:r>
      <w:r w:rsidR="001D1C26">
        <w:rPr>
          <w:rFonts w:ascii="Arial" w:hAnsi="Arial" w:cs="Arial"/>
          <w:sz w:val="22"/>
          <w:szCs w:val="22"/>
        </w:rPr>
        <w:t>.</w:t>
      </w:r>
      <w:r w:rsidR="00404228">
        <w:rPr>
          <w:rFonts w:ascii="Arial" w:hAnsi="Arial" w:cs="Arial"/>
          <w:sz w:val="22"/>
          <w:szCs w:val="22"/>
        </w:rPr>
        <w:t xml:space="preserve"> </w:t>
      </w:r>
      <w:r w:rsidR="001D1C26">
        <w:rPr>
          <w:rFonts w:ascii="Arial" w:hAnsi="Arial" w:cs="Arial"/>
          <w:sz w:val="22"/>
          <w:szCs w:val="22"/>
        </w:rPr>
        <w:t xml:space="preserve">The </w:t>
      </w:r>
      <w:r w:rsidR="00107AFE">
        <w:rPr>
          <w:rFonts w:ascii="Arial" w:hAnsi="Arial" w:cs="Arial"/>
          <w:sz w:val="22"/>
          <w:szCs w:val="22"/>
        </w:rPr>
        <w:t>change</w:t>
      </w:r>
      <w:r w:rsidR="001D1C26">
        <w:rPr>
          <w:rFonts w:ascii="Arial" w:hAnsi="Arial" w:cs="Arial"/>
          <w:sz w:val="22"/>
          <w:szCs w:val="22"/>
        </w:rPr>
        <w:t xml:space="preserve"> </w:t>
      </w:r>
      <w:r w:rsidR="00107AFE">
        <w:rPr>
          <w:rFonts w:ascii="Arial" w:hAnsi="Arial" w:cs="Arial"/>
          <w:sz w:val="22"/>
          <w:szCs w:val="22"/>
        </w:rPr>
        <w:t>in</w:t>
      </w:r>
      <w:r w:rsidR="001D1C26">
        <w:rPr>
          <w:rFonts w:ascii="Arial" w:hAnsi="Arial" w:cs="Arial"/>
          <w:sz w:val="22"/>
          <w:szCs w:val="22"/>
        </w:rPr>
        <w:t xml:space="preserve"> the </w:t>
      </w:r>
      <w:r w:rsidR="00107AFE">
        <w:rPr>
          <w:rFonts w:ascii="Arial" w:hAnsi="Arial" w:cs="Arial"/>
          <w:sz w:val="22"/>
          <w:szCs w:val="22"/>
        </w:rPr>
        <w:t>interaction</w:t>
      </w:r>
      <w:r w:rsidR="00B26626">
        <w:rPr>
          <w:rFonts w:ascii="Arial" w:hAnsi="Arial" w:cs="Arial"/>
          <w:sz w:val="22"/>
          <w:szCs w:val="22"/>
        </w:rPr>
        <w:t xml:space="preserve"> </w:t>
      </w:r>
      <w:r w:rsidR="001D1C26">
        <w:rPr>
          <w:rFonts w:ascii="Arial" w:hAnsi="Arial" w:cs="Arial"/>
          <w:sz w:val="22"/>
          <w:szCs w:val="22"/>
        </w:rPr>
        <w:t xml:space="preserve">was </w:t>
      </w:r>
      <w:r w:rsidR="006F5434">
        <w:rPr>
          <w:rFonts w:ascii="Arial" w:hAnsi="Arial" w:cs="Arial"/>
          <w:sz w:val="22"/>
          <w:szCs w:val="22"/>
        </w:rPr>
        <w:t>highly</w:t>
      </w:r>
      <w:r w:rsidRPr="03EA6722">
        <w:rPr>
          <w:rFonts w:ascii="Arial" w:hAnsi="Arial" w:cs="Arial"/>
          <w:sz w:val="22"/>
          <w:szCs w:val="22"/>
        </w:rPr>
        <w:t xml:space="preserve"> correla</w:t>
      </w:r>
      <w:r w:rsidR="001D1C26">
        <w:rPr>
          <w:rFonts w:ascii="Arial" w:hAnsi="Arial" w:cs="Arial"/>
          <w:sz w:val="22"/>
          <w:szCs w:val="22"/>
        </w:rPr>
        <w:t xml:space="preserve">ted </w:t>
      </w:r>
      <w:r w:rsidRPr="03EA6722">
        <w:rPr>
          <w:rFonts w:ascii="Arial" w:hAnsi="Arial" w:cs="Arial"/>
          <w:sz w:val="22"/>
          <w:szCs w:val="22"/>
        </w:rPr>
        <w:t xml:space="preserve">with the improvement in the success rate </w:t>
      </w:r>
      <w:r w:rsidR="00A47FC8">
        <w:rPr>
          <w:rFonts w:ascii="Arial" w:hAnsi="Arial" w:cs="Arial"/>
          <w:sz w:val="22"/>
          <w:szCs w:val="22"/>
        </w:rPr>
        <w:t>from the early</w:t>
      </w:r>
      <w:r w:rsidRPr="03EA6722">
        <w:rPr>
          <w:rFonts w:ascii="Arial" w:hAnsi="Arial" w:cs="Arial"/>
          <w:sz w:val="22"/>
          <w:szCs w:val="22"/>
        </w:rPr>
        <w:t xml:space="preserve"> </w:t>
      </w:r>
      <w:r w:rsidR="00A47FC8">
        <w:rPr>
          <w:rFonts w:ascii="Arial" w:hAnsi="Arial" w:cs="Arial"/>
          <w:sz w:val="22"/>
          <w:szCs w:val="22"/>
        </w:rPr>
        <w:t>to late</w:t>
      </w:r>
      <w:r w:rsidRPr="03EA6722">
        <w:rPr>
          <w:rFonts w:ascii="Arial" w:hAnsi="Arial" w:cs="Arial"/>
          <w:sz w:val="22"/>
          <w:szCs w:val="22"/>
        </w:rPr>
        <w:t xml:space="preserve"> stages of learning</w:t>
      </w:r>
      <w:r w:rsidR="007F6AAA">
        <w:rPr>
          <w:rFonts w:ascii="Arial" w:hAnsi="Arial" w:cs="Arial"/>
          <w:sz w:val="22"/>
          <w:szCs w:val="22"/>
        </w:rPr>
        <w:t xml:space="preserve"> across thirty participants</w:t>
      </w:r>
      <w:r w:rsidRPr="03EA6722">
        <w:rPr>
          <w:rFonts w:ascii="Arial" w:hAnsi="Arial" w:cs="Arial"/>
          <w:sz w:val="22"/>
          <w:szCs w:val="22"/>
        </w:rPr>
        <w:t xml:space="preserve"> (Figure X</w:t>
      </w:r>
      <w:r w:rsidRPr="1F5E68C6">
        <w:rPr>
          <w:rFonts w:ascii="Arial" w:hAnsi="Arial" w:cs="Arial"/>
          <w:sz w:val="22"/>
          <w:szCs w:val="22"/>
        </w:rPr>
        <w:t xml:space="preserve">; </w:t>
      </w:r>
      <w:r w:rsidRPr="1F5E68C6">
        <w:rPr>
          <w:rFonts w:ascii="Arial" w:hAnsi="Arial" w:cs="Arial"/>
          <w:i/>
          <w:iCs/>
          <w:sz w:val="22"/>
          <w:szCs w:val="22"/>
        </w:rPr>
        <w:t>r</w:t>
      </w:r>
      <w:r w:rsidRPr="1F5E68C6">
        <w:rPr>
          <w:rFonts w:ascii="Arial" w:hAnsi="Arial" w:cs="Arial"/>
          <w:sz w:val="22"/>
          <w:szCs w:val="22"/>
        </w:rPr>
        <w:t xml:space="preserve"> = -0.55, </w:t>
      </w:r>
      <w:r w:rsidRPr="1F5E68C6">
        <w:rPr>
          <w:rFonts w:ascii="Arial" w:hAnsi="Arial" w:cs="Arial"/>
          <w:i/>
          <w:iCs/>
          <w:sz w:val="22"/>
          <w:szCs w:val="22"/>
        </w:rPr>
        <w:t>R</w:t>
      </w:r>
      <w:r w:rsidRPr="1F5E68C6">
        <w:rPr>
          <w:rFonts w:ascii="Arial" w:hAnsi="Arial" w:cs="Arial"/>
          <w:i/>
          <w:iCs/>
          <w:sz w:val="22"/>
          <w:szCs w:val="22"/>
          <w:vertAlign w:val="superscript"/>
        </w:rPr>
        <w:t>2</w:t>
      </w:r>
      <w:r w:rsidRPr="1F5E68C6">
        <w:rPr>
          <w:rFonts w:ascii="Arial" w:hAnsi="Arial" w:cs="Arial"/>
          <w:sz w:val="22"/>
          <w:szCs w:val="22"/>
        </w:rPr>
        <w:t xml:space="preserve"> = 0.30, p = 0.002).</w:t>
      </w:r>
      <w:r w:rsidR="00984A36">
        <w:rPr>
          <w:rFonts w:ascii="Arial" w:hAnsi="Arial" w:cs="Arial"/>
          <w:sz w:val="22"/>
          <w:szCs w:val="22"/>
        </w:rPr>
        <w:t xml:space="preserve"> </w:t>
      </w:r>
    </w:p>
    <w:p w14:paraId="12EBE8D5" w14:textId="77777777" w:rsidR="0021514E" w:rsidRDefault="0021514E" w:rsidP="00B344EF">
      <w:pPr>
        <w:wordWrap/>
        <w:spacing w:line="360" w:lineRule="auto"/>
      </w:pPr>
    </w:p>
    <w:p w14:paraId="36FC355F" w14:textId="77777777" w:rsidR="0021514E" w:rsidRDefault="0021514E" w:rsidP="00F73F9D">
      <w:pPr>
        <w:wordWrap/>
        <w:spacing w:line="360" w:lineRule="auto"/>
      </w:pPr>
    </w:p>
    <w:p w14:paraId="0498417A" w14:textId="77777777" w:rsidR="0021514E" w:rsidRDefault="0021514E" w:rsidP="00C9533F">
      <w:pPr>
        <w:wordWrap/>
        <w:spacing w:line="360" w:lineRule="auto"/>
      </w:pPr>
    </w:p>
    <w:p w14:paraId="5BD7A399" w14:textId="77777777" w:rsidR="005E4EDA" w:rsidRDefault="005E4EDA" w:rsidP="00777F29">
      <w:pPr>
        <w:widowControl/>
        <w:wordWrap/>
        <w:spacing w:line="360" w:lineRule="auto"/>
        <w:jc w:val="left"/>
        <w:rPr>
          <w:rFonts w:ascii="Arial" w:hAnsi="Arial" w:cs="Arial"/>
          <w:sz w:val="22"/>
          <w:szCs w:val="22"/>
        </w:rPr>
      </w:pPr>
    </w:p>
    <w:p w14:paraId="7AABFE58" w14:textId="77777777" w:rsidR="005E4EDA" w:rsidRDefault="005E4EDA">
      <w:pPr>
        <w:widowControl/>
        <w:wordWrap/>
        <w:spacing w:line="360" w:lineRule="auto"/>
        <w:jc w:val="left"/>
        <w:rPr>
          <w:rFonts w:ascii="Arial" w:hAnsi="Arial" w:cs="Arial"/>
          <w:b/>
          <w:sz w:val="28"/>
          <w:szCs w:val="28"/>
        </w:rPr>
      </w:pPr>
      <w:r w:rsidRPr="3E60A19C">
        <w:rPr>
          <w:rFonts w:ascii="Arial" w:hAnsi="Arial" w:cs="Arial"/>
          <w:b/>
          <w:sz w:val="28"/>
          <w:szCs w:val="28"/>
        </w:rPr>
        <w:br w:type="page"/>
      </w:r>
    </w:p>
    <w:p w14:paraId="33496709" w14:textId="77777777" w:rsidR="005E4EDA" w:rsidRDefault="005E4EDA">
      <w:pPr>
        <w:widowControl/>
        <w:wordWrap/>
        <w:spacing w:line="360" w:lineRule="auto"/>
        <w:jc w:val="left"/>
        <w:rPr>
          <w:rFonts w:ascii="Arial" w:hAnsi="Arial" w:cs="Arial"/>
          <w:b/>
          <w:sz w:val="28"/>
          <w:szCs w:val="28"/>
        </w:rPr>
      </w:pPr>
      <w:r w:rsidRPr="3E60A19C">
        <w:rPr>
          <w:rFonts w:ascii="Arial" w:hAnsi="Arial" w:cs="Arial" w:hint="eastAsia"/>
          <w:b/>
          <w:sz w:val="28"/>
          <w:szCs w:val="28"/>
        </w:rPr>
        <w:lastRenderedPageBreak/>
        <w:t>M</w:t>
      </w:r>
      <w:r w:rsidRPr="3E60A19C">
        <w:rPr>
          <w:rFonts w:ascii="Arial" w:hAnsi="Arial" w:cs="Arial"/>
          <w:b/>
          <w:sz w:val="28"/>
          <w:szCs w:val="28"/>
        </w:rPr>
        <w:t>ethods</w:t>
      </w:r>
    </w:p>
    <w:p w14:paraId="2202A1DB" w14:textId="77777777" w:rsidR="005E4EDA" w:rsidRDefault="005E4EDA">
      <w:pPr>
        <w:widowControl/>
        <w:wordWrap/>
        <w:spacing w:line="360" w:lineRule="auto"/>
        <w:jc w:val="left"/>
        <w:rPr>
          <w:rFonts w:ascii="Arial" w:hAnsi="Arial" w:cs="Arial"/>
          <w:sz w:val="28"/>
          <w:szCs w:val="28"/>
        </w:rPr>
      </w:pPr>
    </w:p>
    <w:p w14:paraId="5A082360" w14:textId="77777777" w:rsidR="005E4EDA" w:rsidRDefault="005E4EDA">
      <w:pPr>
        <w:widowControl/>
        <w:wordWrap/>
        <w:spacing w:line="360" w:lineRule="auto"/>
        <w:jc w:val="left"/>
        <w:rPr>
          <w:rFonts w:ascii="Arial" w:hAnsi="Arial" w:cs="Arial"/>
          <w:b/>
          <w:i/>
          <w:sz w:val="22"/>
          <w:szCs w:val="22"/>
        </w:rPr>
      </w:pPr>
      <w:r>
        <w:rPr>
          <w:rFonts w:ascii="Arial" w:hAnsi="Arial" w:cs="Arial"/>
          <w:b/>
          <w:i/>
          <w:sz w:val="22"/>
          <w:szCs w:val="22"/>
        </w:rPr>
        <w:t>Participants</w:t>
      </w:r>
    </w:p>
    <w:p w14:paraId="05420B65" w14:textId="45BF8813" w:rsidR="005E4EDA" w:rsidRPr="00943EE6" w:rsidRDefault="00E01A3D">
      <w:pPr>
        <w:widowControl/>
        <w:wordWrap/>
        <w:spacing w:line="360" w:lineRule="auto"/>
        <w:jc w:val="left"/>
        <w:rPr>
          <w:rFonts w:ascii="Arial" w:hAnsi="Arial" w:cs="Arial"/>
          <w:sz w:val="22"/>
          <w:szCs w:val="22"/>
        </w:rPr>
      </w:pPr>
      <w:r>
        <w:rPr>
          <w:rFonts w:ascii="Arial" w:hAnsi="Arial" w:cs="Arial"/>
          <w:sz w:val="22"/>
          <w:szCs w:val="22"/>
        </w:rPr>
        <w:t>Thirty</w:t>
      </w:r>
      <w:r w:rsidR="005E4EDA">
        <w:rPr>
          <w:rFonts w:ascii="Arial" w:hAnsi="Arial" w:cs="Arial"/>
          <w:sz w:val="22"/>
          <w:szCs w:val="22"/>
        </w:rPr>
        <w:t xml:space="preserve"> participants (12 females; age range = 19-30 years) completed </w:t>
      </w:r>
      <w:r w:rsidR="00291EDA">
        <w:rPr>
          <w:rFonts w:ascii="Arial" w:hAnsi="Arial" w:cs="Arial"/>
          <w:sz w:val="22"/>
          <w:szCs w:val="22"/>
        </w:rPr>
        <w:t xml:space="preserve">all the sessions (two </w:t>
      </w:r>
      <w:r w:rsidR="005E4EDA">
        <w:rPr>
          <w:rFonts w:ascii="Arial" w:hAnsi="Arial" w:cs="Arial"/>
          <w:sz w:val="22"/>
          <w:szCs w:val="22"/>
        </w:rPr>
        <w:t>fMRI</w:t>
      </w:r>
      <w:r w:rsidR="00291EDA">
        <w:rPr>
          <w:rFonts w:ascii="Arial" w:hAnsi="Arial" w:cs="Arial"/>
          <w:sz w:val="22"/>
          <w:szCs w:val="22"/>
        </w:rPr>
        <w:t xml:space="preserve"> and </w:t>
      </w:r>
      <w:r w:rsidR="00FB0279">
        <w:rPr>
          <w:rFonts w:ascii="Arial" w:hAnsi="Arial" w:cs="Arial"/>
          <w:sz w:val="22"/>
          <w:szCs w:val="22"/>
        </w:rPr>
        <w:t xml:space="preserve">five </w:t>
      </w:r>
      <w:r w:rsidR="005E4EDA">
        <w:rPr>
          <w:rFonts w:ascii="Arial" w:hAnsi="Arial" w:cs="Arial"/>
          <w:sz w:val="22"/>
          <w:szCs w:val="22"/>
        </w:rPr>
        <w:t>behavioral training sessions</w:t>
      </w:r>
      <w:r w:rsidR="00291EDA">
        <w:rPr>
          <w:rFonts w:ascii="Arial" w:hAnsi="Arial" w:cs="Arial"/>
          <w:sz w:val="22"/>
          <w:szCs w:val="22"/>
        </w:rPr>
        <w:t>)</w:t>
      </w:r>
      <w:r w:rsidR="005E4EDA">
        <w:rPr>
          <w:rFonts w:ascii="Arial" w:hAnsi="Arial" w:cs="Arial"/>
          <w:sz w:val="22"/>
          <w:szCs w:val="22"/>
        </w:rPr>
        <w:t xml:space="preserve"> and</w:t>
      </w:r>
      <w:r w:rsidR="004D4761">
        <w:rPr>
          <w:rFonts w:ascii="Arial" w:hAnsi="Arial" w:cs="Arial"/>
          <w:sz w:val="22"/>
          <w:szCs w:val="22"/>
        </w:rPr>
        <w:t xml:space="preserve"> were</w:t>
      </w:r>
      <w:r w:rsidR="005E4EDA">
        <w:rPr>
          <w:rFonts w:ascii="Arial" w:hAnsi="Arial" w:cs="Arial"/>
          <w:sz w:val="22"/>
          <w:szCs w:val="22"/>
        </w:rPr>
        <w:t xml:space="preserve"> included in the analyses. All participants were right-handed, had normal or corrected-to-normal vision, and provided written informed consent (approved by the</w:t>
      </w:r>
      <w:r w:rsidR="005E4EDA" w:rsidRPr="00E9547E">
        <w:rPr>
          <w:rFonts w:ascii="Arial" w:hAnsi="Arial" w:cs="Arial"/>
          <w:sz w:val="22"/>
          <w:szCs w:val="22"/>
        </w:rPr>
        <w:t xml:space="preserve"> Institutional Review Board</w:t>
      </w:r>
      <w:r w:rsidR="005E4EDA">
        <w:rPr>
          <w:rFonts w:ascii="Arial" w:hAnsi="Arial" w:cs="Arial"/>
          <w:sz w:val="22"/>
          <w:szCs w:val="22"/>
        </w:rPr>
        <w:t xml:space="preserve"> of Sungkyunkwan University).</w:t>
      </w:r>
    </w:p>
    <w:p w14:paraId="51BBDC49" w14:textId="77777777" w:rsidR="005E4EDA" w:rsidRDefault="005E4EDA">
      <w:pPr>
        <w:widowControl/>
        <w:wordWrap/>
        <w:spacing w:line="360" w:lineRule="auto"/>
        <w:jc w:val="left"/>
        <w:rPr>
          <w:rFonts w:ascii="Arial" w:hAnsi="Arial" w:cs="Arial"/>
          <w:b/>
          <w:i/>
          <w:sz w:val="22"/>
          <w:szCs w:val="22"/>
        </w:rPr>
      </w:pPr>
    </w:p>
    <w:p w14:paraId="2EFEB802" w14:textId="77777777" w:rsidR="005E4EDA" w:rsidRDefault="005E4EDA">
      <w:pPr>
        <w:widowControl/>
        <w:wordWrap/>
        <w:spacing w:line="360" w:lineRule="auto"/>
        <w:jc w:val="left"/>
        <w:rPr>
          <w:rFonts w:ascii="Arial" w:hAnsi="Arial" w:cs="Arial"/>
          <w:b/>
          <w:i/>
          <w:sz w:val="22"/>
          <w:szCs w:val="22"/>
        </w:rPr>
      </w:pPr>
      <w:r w:rsidRPr="28EDE474">
        <w:rPr>
          <w:rFonts w:ascii="Arial" w:hAnsi="Arial" w:cs="Arial"/>
          <w:b/>
          <w:bCs/>
          <w:i/>
          <w:iCs/>
          <w:sz w:val="22"/>
          <w:szCs w:val="22"/>
        </w:rPr>
        <w:t xml:space="preserve">Task </w:t>
      </w:r>
      <w:r>
        <w:rPr>
          <w:rFonts w:ascii="Arial" w:hAnsi="Arial" w:cs="Arial" w:hint="eastAsia"/>
          <w:b/>
          <w:i/>
          <w:sz w:val="22"/>
          <w:szCs w:val="22"/>
        </w:rPr>
        <w:t>D</w:t>
      </w:r>
      <w:r>
        <w:rPr>
          <w:rFonts w:ascii="Arial" w:hAnsi="Arial" w:cs="Arial"/>
          <w:b/>
          <w:i/>
          <w:sz w:val="22"/>
          <w:szCs w:val="22"/>
        </w:rPr>
        <w:t>esign</w:t>
      </w:r>
    </w:p>
    <w:p w14:paraId="1D24C0B5" w14:textId="7E5FFFB7" w:rsidR="005E4EDA" w:rsidRDefault="005E4EDA">
      <w:pPr>
        <w:wordWrap/>
        <w:spacing w:line="360" w:lineRule="auto"/>
        <w:jc w:val="left"/>
        <w:rPr>
          <w:rFonts w:ascii="Arial" w:hAnsi="Arial" w:cs="Arial"/>
          <w:sz w:val="22"/>
          <w:szCs w:val="22"/>
        </w:rPr>
      </w:pPr>
      <w:r w:rsidRPr="2C560E23">
        <w:rPr>
          <w:rFonts w:ascii="Arial" w:hAnsi="Arial" w:cs="Arial"/>
          <w:sz w:val="22"/>
          <w:szCs w:val="22"/>
        </w:rPr>
        <w:t xml:space="preserve">For detailed information on the task design, see our </w:t>
      </w:r>
      <w:r w:rsidR="004B209F" w:rsidRPr="2C560E23">
        <w:rPr>
          <w:rFonts w:ascii="Arial" w:hAnsi="Arial" w:cs="Arial"/>
          <w:sz w:val="22"/>
          <w:szCs w:val="22"/>
        </w:rPr>
        <w:t>previous</w:t>
      </w:r>
      <w:r w:rsidR="00913A68" w:rsidRPr="2C560E23">
        <w:rPr>
          <w:rFonts w:ascii="Arial" w:hAnsi="Arial" w:cs="Arial"/>
          <w:sz w:val="22"/>
          <w:szCs w:val="22"/>
        </w:rPr>
        <w:t xml:space="preserve"> paper </w:t>
      </w:r>
      <w:r w:rsidR="00751688" w:rsidRPr="2C560E23">
        <w:rPr>
          <w:rFonts w:ascii="Arial" w:hAnsi="Arial" w:cs="Arial"/>
          <w:sz w:val="22"/>
          <w:szCs w:val="22"/>
        </w:rPr>
        <w:t xml:space="preserve">[REF] </w:t>
      </w:r>
      <w:r w:rsidRPr="2C560E23">
        <w:rPr>
          <w:rFonts w:ascii="Arial" w:hAnsi="Arial" w:cs="Arial"/>
          <w:sz w:val="22"/>
          <w:szCs w:val="22"/>
        </w:rPr>
        <w:t>and Ranganathan et al., 2013</w:t>
      </w:r>
      <w:r w:rsidR="00913A68" w:rsidRPr="2C560E23">
        <w:rPr>
          <w:rFonts w:ascii="Arial" w:hAnsi="Arial" w:cs="Arial"/>
          <w:sz w:val="22"/>
          <w:szCs w:val="22"/>
        </w:rPr>
        <w:t xml:space="preserve"> </w:t>
      </w:r>
      <w:r w:rsidRPr="2C560E23">
        <w:rPr>
          <w:rFonts w:ascii="Arial" w:hAnsi="Arial" w:cs="Arial"/>
          <w:sz w:val="22"/>
          <w:szCs w:val="22"/>
        </w:rPr>
        <w:fldChar w:fldCharType="begin"/>
      </w:r>
      <w:r w:rsidRPr="2C560E23">
        <w:rPr>
          <w:rFonts w:ascii="Arial" w:hAnsi="Arial" w:cs="Arial"/>
          <w:sz w:val="22"/>
          <w:szCs w:val="22"/>
        </w:rPr>
        <w:instrText xml:space="preserve"> ADDIN EN.CITE &lt;EndNote&gt;&lt;Cite&gt;&lt;Author&gt;Ranganathan&lt;/Author&gt;&lt;Year&gt;2013&lt;/Year&gt;&lt;RecNum&gt;15&lt;/RecNum&gt;&lt;DisplayText&gt;(Ranganathan et al., 2013)&lt;/DisplayText&gt;&lt;record&gt;&lt;rec-number&gt;15&lt;/rec-number&gt;&lt;foreign-keys&gt;&lt;key app="EN" db-id="ffr2fat05wdf98evzanv52eqvz2099wexd9w" timestamp="1585208822"&gt;15&lt;/key&gt;&lt;/foreign-keys&gt;&lt;ref-type name="Journal Article"&gt;17&lt;/ref-type&gt;&lt;contributors&gt;&lt;authors&gt;&lt;author&gt;Ranganathan, R.&lt;/author&gt;&lt;author&gt;Adewuyi, A.&lt;/author&gt;&lt;author&gt;Mussa-Ivaldi, F. A.&lt;/author&gt;&lt;/authors&gt;&lt;/contributors&gt;&lt;auth-address&gt;Sensory Motor Performance Program, Rehabilitation Institute of Chicago, Chicago, Illinois 60611, USA. rrangana@northwestern.edu&lt;/auth-address&gt;&lt;titles&gt;&lt;title&gt;Learning to be lazy: exploiting redundancy in a novel task to minimize movement-related effort&lt;/title&gt;&lt;secondary-title&gt;J Neurosci&lt;/secondary-title&gt;&lt;/titles&gt;&lt;periodical&gt;&lt;full-title&gt;J Neurosci&lt;/full-title&gt;&lt;/periodical&gt;&lt;pages&gt;2754-60&lt;/pages&gt;&lt;volume&gt;33&lt;/volume&gt;&lt;number&gt;7&lt;/number&gt;&lt;edition&gt;2013/02/15&lt;/edition&gt;&lt;keywords&gt;&lt;keyword&gt;Adult&lt;/keyword&gt;&lt;keyword&gt;Algorithms&lt;/keyword&gt;&lt;keyword&gt;Calibration&lt;/keyword&gt;&lt;keyword&gt;Feedback, Psychological/physiology&lt;/keyword&gt;&lt;keyword&gt;Female&lt;/keyword&gt;&lt;keyword&gt;Hand/physiology&lt;/keyword&gt;&lt;keyword&gt;Humans&lt;/keyword&gt;&lt;keyword&gt;Learning/*physiology&lt;/keyword&gt;&lt;keyword&gt;Male&lt;/keyword&gt;&lt;keyword&gt;Movement/*physiology&lt;/keyword&gt;&lt;keyword&gt;Photic Stimulation&lt;/keyword&gt;&lt;keyword&gt;Posture/physiology&lt;/keyword&gt;&lt;keyword&gt;Practice, Psychological&lt;/keyword&gt;&lt;keyword&gt;Psychomotor Performance/*physiology&lt;/keyword&gt;&lt;keyword&gt;Young Adult&lt;/keyword&gt;&lt;/keywords&gt;&lt;dates&gt;&lt;year&gt;2013&lt;/year&gt;&lt;pub-dates&gt;&lt;date&gt;Feb 13&lt;/date&gt;&lt;/pub-dates&gt;&lt;/dates&gt;&lt;isbn&gt;1529-2401 (Electronic)&amp;#xD;0270-6474 (Linking)&lt;/isbn&gt;&lt;accession-num&gt;23407935&lt;/accession-num&gt;&lt;urls&gt;&lt;related-urls&gt;&lt;url&gt;https://www.ncbi.nlm.nih.gov/pubmed/23407935&lt;/url&gt;&lt;/related-urls&gt;&lt;/urls&gt;&lt;custom2&gt;PMC3711630&lt;/custom2&gt;&lt;electronic-resource-num&gt;10.1523/JNEUROSCI.1553-12.2013&lt;/electronic-resource-num&gt;&lt;/record&gt;&lt;/Cite&gt;&lt;/EndNote&gt;</w:instrText>
      </w:r>
      <w:r w:rsidRPr="2C560E23">
        <w:rPr>
          <w:rFonts w:ascii="Arial" w:hAnsi="Arial" w:cs="Arial"/>
          <w:sz w:val="22"/>
          <w:szCs w:val="22"/>
        </w:rPr>
        <w:fldChar w:fldCharType="separate"/>
      </w:r>
      <w:r w:rsidR="00C9582F" w:rsidRPr="2C560E23">
        <w:rPr>
          <w:rFonts w:ascii="Arial" w:hAnsi="Arial" w:cs="Arial"/>
          <w:noProof/>
          <w:sz w:val="22"/>
          <w:szCs w:val="22"/>
        </w:rPr>
        <w:t>(Ranganathan et al., 2013)</w:t>
      </w:r>
      <w:r w:rsidRPr="2C560E23">
        <w:rPr>
          <w:rFonts w:ascii="Arial" w:hAnsi="Arial" w:cs="Arial"/>
          <w:sz w:val="22"/>
          <w:szCs w:val="22"/>
        </w:rPr>
        <w:fldChar w:fldCharType="end"/>
      </w:r>
      <w:r w:rsidRPr="2C560E23">
        <w:rPr>
          <w:rFonts w:ascii="Arial" w:hAnsi="Arial" w:cs="Arial"/>
          <w:sz w:val="22"/>
          <w:szCs w:val="22"/>
        </w:rPr>
        <w:t>.</w:t>
      </w:r>
      <w:r w:rsidR="00913A68" w:rsidRPr="2C560E23">
        <w:rPr>
          <w:rFonts w:ascii="Arial" w:hAnsi="Arial" w:cs="Arial"/>
          <w:sz w:val="22"/>
          <w:szCs w:val="22"/>
        </w:rPr>
        <w:t xml:space="preserve"> Here, we briefly describe the main task</w:t>
      </w:r>
      <w:r w:rsidR="001A5223" w:rsidRPr="2C560E23">
        <w:rPr>
          <w:rFonts w:ascii="Arial" w:hAnsi="Arial" w:cs="Arial"/>
          <w:sz w:val="22"/>
          <w:szCs w:val="22"/>
        </w:rPr>
        <w:t xml:space="preserve"> and experiment</w:t>
      </w:r>
      <w:r w:rsidR="00DF768F" w:rsidRPr="2C560E23">
        <w:rPr>
          <w:rFonts w:ascii="Arial" w:hAnsi="Arial" w:cs="Arial"/>
          <w:sz w:val="22"/>
          <w:szCs w:val="22"/>
        </w:rPr>
        <w:t xml:space="preserve"> schedule</w:t>
      </w:r>
      <w:r w:rsidR="00913A68" w:rsidRPr="2C560E23">
        <w:rPr>
          <w:rFonts w:ascii="Arial" w:hAnsi="Arial" w:cs="Arial"/>
          <w:sz w:val="22"/>
          <w:szCs w:val="22"/>
        </w:rPr>
        <w:t xml:space="preserve">. </w:t>
      </w:r>
    </w:p>
    <w:p w14:paraId="26018FEF" w14:textId="4696AB01" w:rsidR="005E4EDA" w:rsidRDefault="005E4EDA">
      <w:pPr>
        <w:widowControl/>
        <w:wordWrap/>
        <w:spacing w:line="360" w:lineRule="auto"/>
        <w:jc w:val="left"/>
        <w:rPr>
          <w:rFonts w:ascii="Arial" w:hAnsi="Arial" w:cs="Arial"/>
          <w:sz w:val="22"/>
          <w:szCs w:val="22"/>
        </w:rPr>
      </w:pPr>
      <w:r>
        <w:rPr>
          <w:rFonts w:ascii="Arial" w:hAnsi="Arial" w:cs="Arial" w:hint="eastAsia"/>
          <w:i/>
          <w:sz w:val="22"/>
          <w:szCs w:val="22"/>
        </w:rPr>
        <w:t>M</w:t>
      </w:r>
      <w:r>
        <w:rPr>
          <w:rFonts w:ascii="Arial" w:hAnsi="Arial" w:cs="Arial"/>
          <w:i/>
          <w:sz w:val="22"/>
          <w:szCs w:val="22"/>
        </w:rPr>
        <w:t>ain task</w:t>
      </w:r>
      <w:r>
        <w:rPr>
          <w:rFonts w:ascii="Arial" w:hAnsi="Arial" w:cs="Arial"/>
          <w:sz w:val="22"/>
          <w:szCs w:val="22"/>
        </w:rPr>
        <w:t>. While wearing an MR-compatible data-glove (14 Ultra, 5DT Technologies) on their right hands, participants learned to control a computer cursor (shown as a white crosshair) and reach a target (shown as a gray rectangular grid with a yellow crosshair at its center, which appeared at one of the four corners of a 5 x 5 grid) by manipulating their right fingers (Figure 1</w:t>
      </w:r>
      <w:r w:rsidR="00E55BD5">
        <w:rPr>
          <w:rFonts w:ascii="Arial" w:hAnsi="Arial" w:cs="Arial"/>
          <w:sz w:val="22"/>
          <w:szCs w:val="22"/>
        </w:rPr>
        <w:t>A</w:t>
      </w:r>
      <w:r>
        <w:rPr>
          <w:rFonts w:ascii="Arial" w:hAnsi="Arial" w:cs="Arial"/>
          <w:sz w:val="22"/>
          <w:szCs w:val="22"/>
        </w:rPr>
        <w:t xml:space="preserve">). The 14-dimensional vector obtained by the 14 sensors located at finger flexures </w:t>
      </w:r>
      <w:r w:rsidR="00172D1F">
        <w:rPr>
          <w:rFonts w:ascii="Arial" w:hAnsi="Arial" w:cs="Arial"/>
          <w:sz w:val="22"/>
          <w:szCs w:val="22"/>
        </w:rPr>
        <w:t xml:space="preserve">(two </w:t>
      </w:r>
      <w:r w:rsidR="00307CCD">
        <w:rPr>
          <w:rFonts w:ascii="Arial" w:hAnsi="Arial" w:cs="Arial"/>
          <w:sz w:val="22"/>
          <w:szCs w:val="22"/>
        </w:rPr>
        <w:t xml:space="preserve">sensors </w:t>
      </w:r>
      <w:r w:rsidR="00172D1F">
        <w:rPr>
          <w:rFonts w:ascii="Arial" w:hAnsi="Arial" w:cs="Arial"/>
          <w:sz w:val="22"/>
          <w:szCs w:val="22"/>
        </w:rPr>
        <w:t xml:space="preserve">for each fingers) </w:t>
      </w:r>
      <w:r>
        <w:rPr>
          <w:rFonts w:ascii="Arial" w:hAnsi="Arial" w:cs="Arial"/>
          <w:sz w:val="22"/>
          <w:szCs w:val="22"/>
        </w:rPr>
        <w:t xml:space="preserve">and abductions </w:t>
      </w:r>
      <w:r w:rsidR="00307CCD">
        <w:rPr>
          <w:rFonts w:ascii="Arial" w:hAnsi="Arial" w:cs="Arial"/>
          <w:sz w:val="22"/>
          <w:szCs w:val="22"/>
        </w:rPr>
        <w:t>(4 sensors</w:t>
      </w:r>
      <w:r w:rsidR="00687D0A">
        <w:rPr>
          <w:rFonts w:ascii="Arial" w:hAnsi="Arial" w:cs="Arial"/>
          <w:sz w:val="22"/>
          <w:szCs w:val="22"/>
        </w:rPr>
        <w:t xml:space="preserve"> between fingers</w:t>
      </w:r>
      <w:r w:rsidR="00307CCD">
        <w:rPr>
          <w:rFonts w:ascii="Arial" w:hAnsi="Arial" w:cs="Arial"/>
          <w:sz w:val="22"/>
          <w:szCs w:val="22"/>
        </w:rPr>
        <w:t xml:space="preserve">) </w:t>
      </w:r>
      <w:r>
        <w:rPr>
          <w:rFonts w:ascii="Arial" w:hAnsi="Arial" w:cs="Arial"/>
          <w:sz w:val="22"/>
          <w:szCs w:val="22"/>
        </w:rPr>
        <w:t>on the data-glove was linearly mapped onto the 2-dimensional cursor position.</w:t>
      </w:r>
      <w:r w:rsidRPr="3E60A19C">
        <w:rPr>
          <w:rFonts w:ascii="Arial" w:hAnsi="Arial" w:cs="Arial"/>
          <w:sz w:val="22"/>
          <w:szCs w:val="22"/>
        </w:rPr>
        <w:t xml:space="preserve"> </w:t>
      </w:r>
    </w:p>
    <w:p w14:paraId="508BE272" w14:textId="1FC6254E" w:rsidR="007A52C0" w:rsidRDefault="00645D4F" w:rsidP="2C560E23">
      <w:pPr>
        <w:widowControl/>
        <w:wordWrap/>
        <w:spacing w:line="360" w:lineRule="auto"/>
        <w:jc w:val="left"/>
        <w:rPr>
          <w:rFonts w:ascii="Arial" w:hAnsi="Arial" w:cs="Arial"/>
          <w:sz w:val="22"/>
          <w:szCs w:val="22"/>
        </w:rPr>
      </w:pPr>
      <w:r w:rsidRPr="2C560E23">
        <w:rPr>
          <w:rFonts w:ascii="Arial" w:hAnsi="Arial" w:cs="Arial"/>
          <w:i/>
          <w:iCs/>
          <w:sz w:val="22"/>
          <w:szCs w:val="22"/>
        </w:rPr>
        <w:t>Experiment schedule</w:t>
      </w:r>
      <w:r w:rsidRPr="2C560E23">
        <w:rPr>
          <w:rFonts w:ascii="Arial" w:hAnsi="Arial" w:cs="Arial"/>
          <w:sz w:val="22"/>
          <w:szCs w:val="22"/>
        </w:rPr>
        <w:t>.</w:t>
      </w:r>
      <w:r w:rsidR="004A1D0B" w:rsidRPr="2C560E23">
        <w:rPr>
          <w:rFonts w:ascii="Arial" w:hAnsi="Arial" w:cs="Arial"/>
          <w:sz w:val="22"/>
          <w:szCs w:val="22"/>
        </w:rPr>
        <w:t xml:space="preserve"> </w:t>
      </w:r>
      <w:r w:rsidR="6728ED5E" w:rsidRPr="2C560E23">
        <w:rPr>
          <w:rFonts w:ascii="Arial" w:hAnsi="Arial" w:cs="Arial"/>
          <w:sz w:val="22"/>
          <w:szCs w:val="22"/>
        </w:rPr>
        <w:t>The experiment was composed of seven visits on separate days</w:t>
      </w:r>
      <w:r w:rsidR="452E5933" w:rsidRPr="2C560E23">
        <w:rPr>
          <w:rFonts w:ascii="Arial" w:hAnsi="Arial" w:cs="Arial"/>
          <w:sz w:val="22"/>
          <w:szCs w:val="22"/>
        </w:rPr>
        <w:t>, with two fMRI sessions separated by five behavioral training sessions</w:t>
      </w:r>
      <w:r w:rsidR="6728ED5E" w:rsidRPr="2C560E23">
        <w:rPr>
          <w:rFonts w:ascii="Arial" w:hAnsi="Arial" w:cs="Arial"/>
          <w:sz w:val="22"/>
          <w:szCs w:val="22"/>
        </w:rPr>
        <w:t xml:space="preserve">. On </w:t>
      </w:r>
      <w:r w:rsidR="19518942" w:rsidRPr="2C560E23">
        <w:rPr>
          <w:rFonts w:ascii="Arial" w:hAnsi="Arial" w:cs="Arial"/>
          <w:sz w:val="22"/>
          <w:szCs w:val="22"/>
        </w:rPr>
        <w:t xml:space="preserve">Visit 1, participants completed familiarization and calibration sessions to get used </w:t>
      </w:r>
      <w:r w:rsidR="4B02B5D5" w:rsidRPr="2C560E23">
        <w:rPr>
          <w:rFonts w:ascii="Arial" w:hAnsi="Arial" w:cs="Arial"/>
          <w:sz w:val="22"/>
          <w:szCs w:val="22"/>
        </w:rPr>
        <w:t xml:space="preserve">to the data-glove paradigm and construct </w:t>
      </w:r>
      <w:r w:rsidR="5F305D45" w:rsidRPr="2C560E23">
        <w:rPr>
          <w:rFonts w:ascii="Arial" w:hAnsi="Arial" w:cs="Arial"/>
          <w:sz w:val="22"/>
          <w:szCs w:val="22"/>
        </w:rPr>
        <w:t xml:space="preserve">two </w:t>
      </w:r>
      <w:r w:rsidR="19530222" w:rsidRPr="2C560E23">
        <w:rPr>
          <w:rFonts w:ascii="Arial" w:hAnsi="Arial" w:cs="Arial"/>
          <w:sz w:val="22"/>
          <w:szCs w:val="22"/>
        </w:rPr>
        <w:t>individualized mappings</w:t>
      </w:r>
      <w:r w:rsidR="4A0B814E" w:rsidRPr="2C560E23">
        <w:rPr>
          <w:rFonts w:ascii="Arial" w:hAnsi="Arial" w:cs="Arial"/>
          <w:sz w:val="22"/>
          <w:szCs w:val="22"/>
        </w:rPr>
        <w:t xml:space="preserve"> (</w:t>
      </w:r>
      <w:r w:rsidR="584E1CEA" w:rsidRPr="2C560E23">
        <w:rPr>
          <w:rFonts w:ascii="Arial" w:hAnsi="Arial" w:cs="Arial"/>
          <w:sz w:val="22"/>
          <w:szCs w:val="22"/>
        </w:rPr>
        <w:t>“Practiced”: the mapping</w:t>
      </w:r>
      <w:r w:rsidR="4A0B814E" w:rsidRPr="2C560E23">
        <w:rPr>
          <w:rFonts w:ascii="Arial" w:hAnsi="Arial" w:cs="Arial"/>
          <w:sz w:val="22"/>
          <w:szCs w:val="22"/>
        </w:rPr>
        <w:t xml:space="preserve"> to be the direct target of subsequent training</w:t>
      </w:r>
      <w:r w:rsidR="6325A81B" w:rsidRPr="2C560E23">
        <w:rPr>
          <w:rFonts w:ascii="Arial" w:hAnsi="Arial" w:cs="Arial"/>
          <w:sz w:val="22"/>
          <w:szCs w:val="22"/>
        </w:rPr>
        <w:t>; “Unpracticed”: the</w:t>
      </w:r>
      <w:r w:rsidR="4A0B814E" w:rsidRPr="2C560E23">
        <w:rPr>
          <w:rFonts w:ascii="Arial" w:hAnsi="Arial" w:cs="Arial"/>
          <w:sz w:val="22"/>
          <w:szCs w:val="22"/>
        </w:rPr>
        <w:t xml:space="preserve"> </w:t>
      </w:r>
      <w:r w:rsidR="0E30EFC3" w:rsidRPr="2C560E23">
        <w:rPr>
          <w:rFonts w:ascii="Arial" w:hAnsi="Arial" w:cs="Arial"/>
          <w:sz w:val="22"/>
          <w:szCs w:val="22"/>
        </w:rPr>
        <w:t>other mapping</w:t>
      </w:r>
      <w:r w:rsidR="4A0B814E" w:rsidRPr="2C560E23">
        <w:rPr>
          <w:rFonts w:ascii="Arial" w:hAnsi="Arial" w:cs="Arial"/>
          <w:sz w:val="22"/>
          <w:szCs w:val="22"/>
        </w:rPr>
        <w:t xml:space="preserve"> </w:t>
      </w:r>
      <w:r w:rsidR="69E170D7" w:rsidRPr="2C560E23">
        <w:rPr>
          <w:rFonts w:ascii="Arial" w:hAnsi="Arial" w:cs="Arial"/>
          <w:sz w:val="22"/>
          <w:szCs w:val="22"/>
        </w:rPr>
        <w:t>t</w:t>
      </w:r>
      <w:r w:rsidR="3BEC9F8D" w:rsidRPr="2C560E23">
        <w:rPr>
          <w:rFonts w:ascii="Arial" w:hAnsi="Arial" w:cs="Arial"/>
          <w:sz w:val="22"/>
          <w:szCs w:val="22"/>
        </w:rPr>
        <w:t>hat would</w:t>
      </w:r>
      <w:r w:rsidR="69E170D7" w:rsidRPr="2C560E23">
        <w:rPr>
          <w:rFonts w:ascii="Arial" w:hAnsi="Arial" w:cs="Arial"/>
          <w:sz w:val="22"/>
          <w:szCs w:val="22"/>
        </w:rPr>
        <w:t xml:space="preserve"> be presented only in fMRI sessions</w:t>
      </w:r>
      <w:r w:rsidR="4A0B814E" w:rsidRPr="2C560E23">
        <w:rPr>
          <w:rFonts w:ascii="Arial" w:hAnsi="Arial" w:cs="Arial"/>
          <w:sz w:val="22"/>
          <w:szCs w:val="22"/>
        </w:rPr>
        <w:t>)</w:t>
      </w:r>
      <w:r w:rsidR="19530222" w:rsidRPr="2C560E23">
        <w:rPr>
          <w:rFonts w:ascii="Arial" w:hAnsi="Arial" w:cs="Arial"/>
          <w:sz w:val="22"/>
          <w:szCs w:val="22"/>
        </w:rPr>
        <w:t xml:space="preserve"> between right finger movements and cursor. Then they</w:t>
      </w:r>
      <w:r w:rsidR="44F8DC56" w:rsidRPr="2C560E23">
        <w:rPr>
          <w:rFonts w:ascii="Arial" w:hAnsi="Arial" w:cs="Arial"/>
          <w:sz w:val="22"/>
          <w:szCs w:val="22"/>
        </w:rPr>
        <w:t xml:space="preserve"> underwent one resting-state scan, one localizer scan to identify the brain regions involved in finger movement, and the first</w:t>
      </w:r>
      <w:r w:rsidR="1DC44FE1" w:rsidRPr="2C560E23">
        <w:rPr>
          <w:rFonts w:ascii="Arial" w:hAnsi="Arial" w:cs="Arial"/>
          <w:sz w:val="22"/>
          <w:szCs w:val="22"/>
        </w:rPr>
        <w:t xml:space="preserve"> task fMRI session (“Early”)</w:t>
      </w:r>
      <w:r w:rsidR="6FC99E77" w:rsidRPr="2C560E23">
        <w:rPr>
          <w:rFonts w:ascii="Arial" w:hAnsi="Arial" w:cs="Arial"/>
          <w:sz w:val="22"/>
          <w:szCs w:val="22"/>
        </w:rPr>
        <w:t xml:space="preserve"> </w:t>
      </w:r>
      <w:r w:rsidR="76DBB08B" w:rsidRPr="2C560E23">
        <w:rPr>
          <w:rFonts w:ascii="Arial" w:hAnsi="Arial" w:cs="Arial"/>
          <w:sz w:val="22"/>
          <w:szCs w:val="22"/>
        </w:rPr>
        <w:t>presenting</w:t>
      </w:r>
      <w:r w:rsidR="6FC99E77" w:rsidRPr="2C560E23">
        <w:rPr>
          <w:rFonts w:ascii="Arial" w:hAnsi="Arial" w:cs="Arial"/>
          <w:sz w:val="22"/>
          <w:szCs w:val="22"/>
        </w:rPr>
        <w:t xml:space="preserve"> both Practiced</w:t>
      </w:r>
      <w:r w:rsidR="65A3129A" w:rsidRPr="2C560E23">
        <w:rPr>
          <w:rFonts w:ascii="Arial" w:hAnsi="Arial" w:cs="Arial"/>
          <w:sz w:val="22"/>
          <w:szCs w:val="22"/>
        </w:rPr>
        <w:t xml:space="preserve"> (Runs 1-3, 7)</w:t>
      </w:r>
      <w:r w:rsidR="6FC99E77" w:rsidRPr="2C560E23">
        <w:rPr>
          <w:rFonts w:ascii="Arial" w:hAnsi="Arial" w:cs="Arial"/>
          <w:sz w:val="22"/>
          <w:szCs w:val="22"/>
        </w:rPr>
        <w:t xml:space="preserve"> and Unpracticed</w:t>
      </w:r>
      <w:r w:rsidR="7FD12562" w:rsidRPr="2C560E23">
        <w:rPr>
          <w:rFonts w:ascii="Arial" w:hAnsi="Arial" w:cs="Arial"/>
          <w:sz w:val="22"/>
          <w:szCs w:val="22"/>
        </w:rPr>
        <w:t xml:space="preserve"> (Runs 4-6)</w:t>
      </w:r>
      <w:r w:rsidR="6FC99E77" w:rsidRPr="2C560E23">
        <w:rPr>
          <w:rFonts w:ascii="Arial" w:hAnsi="Arial" w:cs="Arial"/>
          <w:sz w:val="22"/>
          <w:szCs w:val="22"/>
        </w:rPr>
        <w:t xml:space="preserve"> mappings</w:t>
      </w:r>
      <w:r w:rsidR="1DC44FE1" w:rsidRPr="2C560E23">
        <w:rPr>
          <w:rFonts w:ascii="Arial" w:hAnsi="Arial" w:cs="Arial"/>
          <w:sz w:val="22"/>
          <w:szCs w:val="22"/>
        </w:rPr>
        <w:t xml:space="preserve">. On Visits 2-6, participants were instructed to </w:t>
      </w:r>
      <w:r w:rsidR="67DEFB6A" w:rsidRPr="2C560E23">
        <w:rPr>
          <w:rFonts w:ascii="Arial" w:hAnsi="Arial" w:cs="Arial"/>
          <w:sz w:val="22"/>
          <w:szCs w:val="22"/>
        </w:rPr>
        <w:t>practice</w:t>
      </w:r>
      <w:r w:rsidR="38588B8D" w:rsidRPr="2C560E23">
        <w:rPr>
          <w:rFonts w:ascii="Arial" w:hAnsi="Arial" w:cs="Arial"/>
          <w:sz w:val="22"/>
          <w:szCs w:val="22"/>
        </w:rPr>
        <w:t xml:space="preserve"> on</w:t>
      </w:r>
      <w:r w:rsidR="67DEFB6A" w:rsidRPr="2C560E23">
        <w:rPr>
          <w:rFonts w:ascii="Arial" w:hAnsi="Arial" w:cs="Arial"/>
          <w:sz w:val="22"/>
          <w:szCs w:val="22"/>
        </w:rPr>
        <w:t xml:space="preserve"> the</w:t>
      </w:r>
      <w:r w:rsidR="3B15EFB7" w:rsidRPr="2C560E23">
        <w:rPr>
          <w:rFonts w:ascii="Arial" w:hAnsi="Arial" w:cs="Arial"/>
          <w:sz w:val="22"/>
          <w:szCs w:val="22"/>
        </w:rPr>
        <w:t xml:space="preserve"> </w:t>
      </w:r>
      <w:r w:rsidR="67DEFB6A" w:rsidRPr="2C560E23">
        <w:rPr>
          <w:rFonts w:ascii="Arial" w:hAnsi="Arial" w:cs="Arial"/>
          <w:sz w:val="22"/>
          <w:szCs w:val="22"/>
        </w:rPr>
        <w:t xml:space="preserve">task during behavioral training sessions, which were conducted outside of the MRI scanner and only included the Practiced </w:t>
      </w:r>
      <w:r w:rsidR="5DFA8EDB" w:rsidRPr="2C560E23">
        <w:rPr>
          <w:rFonts w:ascii="Arial" w:hAnsi="Arial" w:cs="Arial"/>
          <w:sz w:val="22"/>
          <w:szCs w:val="22"/>
        </w:rPr>
        <w:t>mapping</w:t>
      </w:r>
      <w:r w:rsidR="67DEFB6A" w:rsidRPr="2C560E23">
        <w:rPr>
          <w:rFonts w:ascii="Arial" w:hAnsi="Arial" w:cs="Arial"/>
          <w:sz w:val="22"/>
          <w:szCs w:val="22"/>
        </w:rPr>
        <w:t xml:space="preserve">. On Visit 7, </w:t>
      </w:r>
      <w:r w:rsidR="596A2881" w:rsidRPr="2C560E23">
        <w:rPr>
          <w:rFonts w:ascii="Arial" w:hAnsi="Arial" w:cs="Arial"/>
          <w:sz w:val="22"/>
          <w:szCs w:val="22"/>
        </w:rPr>
        <w:t>the second task fMRI session</w:t>
      </w:r>
      <w:r w:rsidR="499D7431" w:rsidRPr="2C560E23">
        <w:rPr>
          <w:rFonts w:ascii="Arial" w:hAnsi="Arial" w:cs="Arial"/>
          <w:sz w:val="22"/>
          <w:szCs w:val="22"/>
        </w:rPr>
        <w:t>, which</w:t>
      </w:r>
      <w:r w:rsidR="50BCD88F" w:rsidRPr="2C560E23">
        <w:rPr>
          <w:rFonts w:ascii="Arial" w:hAnsi="Arial" w:cs="Arial"/>
          <w:sz w:val="22"/>
          <w:szCs w:val="22"/>
        </w:rPr>
        <w:t xml:space="preserve"> present</w:t>
      </w:r>
      <w:r w:rsidR="3B999F95" w:rsidRPr="2C560E23">
        <w:rPr>
          <w:rFonts w:ascii="Arial" w:hAnsi="Arial" w:cs="Arial"/>
          <w:sz w:val="22"/>
          <w:szCs w:val="22"/>
        </w:rPr>
        <w:t>ed</w:t>
      </w:r>
      <w:r w:rsidR="50BCD88F" w:rsidRPr="2C560E23">
        <w:rPr>
          <w:rFonts w:ascii="Arial" w:hAnsi="Arial" w:cs="Arial"/>
          <w:sz w:val="22"/>
          <w:szCs w:val="22"/>
        </w:rPr>
        <w:t xml:space="preserve"> both Practiced and Unpracticed mappings</w:t>
      </w:r>
      <w:r w:rsidR="596A2881" w:rsidRPr="2C560E23">
        <w:rPr>
          <w:rFonts w:ascii="Arial" w:hAnsi="Arial" w:cs="Arial"/>
          <w:sz w:val="22"/>
          <w:szCs w:val="22"/>
        </w:rPr>
        <w:t xml:space="preserve"> </w:t>
      </w:r>
      <w:r w:rsidR="48AB4679" w:rsidRPr="2C560E23">
        <w:rPr>
          <w:rFonts w:ascii="Arial" w:hAnsi="Arial" w:cs="Arial"/>
          <w:sz w:val="22"/>
          <w:szCs w:val="22"/>
        </w:rPr>
        <w:t>as</w:t>
      </w:r>
      <w:r w:rsidR="64189B20" w:rsidRPr="2C560E23">
        <w:rPr>
          <w:rFonts w:ascii="Arial" w:hAnsi="Arial" w:cs="Arial"/>
          <w:sz w:val="22"/>
          <w:szCs w:val="22"/>
        </w:rPr>
        <w:t xml:space="preserve"> in the first task fMRI session,</w:t>
      </w:r>
      <w:r w:rsidR="48AB4679" w:rsidRPr="2C560E23">
        <w:rPr>
          <w:rFonts w:ascii="Arial" w:hAnsi="Arial" w:cs="Arial"/>
          <w:sz w:val="22"/>
          <w:szCs w:val="22"/>
        </w:rPr>
        <w:t xml:space="preserve"> </w:t>
      </w:r>
      <w:r w:rsidR="596A2881" w:rsidRPr="2C560E23">
        <w:rPr>
          <w:rFonts w:ascii="Arial" w:hAnsi="Arial" w:cs="Arial"/>
          <w:sz w:val="22"/>
          <w:szCs w:val="22"/>
        </w:rPr>
        <w:t>was conducted.</w:t>
      </w:r>
      <w:r w:rsidR="0CCC4AC8" w:rsidRPr="2C560E23">
        <w:rPr>
          <w:rFonts w:ascii="Arial" w:hAnsi="Arial" w:cs="Arial"/>
          <w:sz w:val="22"/>
          <w:szCs w:val="22"/>
        </w:rPr>
        <w:t xml:space="preserve"> </w:t>
      </w:r>
      <w:r w:rsidR="00A09DE4" w:rsidRPr="2C560E23">
        <w:rPr>
          <w:rFonts w:ascii="Arial" w:hAnsi="Arial" w:cs="Arial"/>
          <w:sz w:val="22"/>
          <w:szCs w:val="22"/>
        </w:rPr>
        <w:t xml:space="preserve">The behavioral and the second fMRI sessions were scheduled so that </w:t>
      </w:r>
      <w:r w:rsidR="05EECF77" w:rsidRPr="2C560E23">
        <w:rPr>
          <w:rFonts w:ascii="Arial" w:hAnsi="Arial" w:cs="Arial"/>
          <w:sz w:val="22"/>
          <w:szCs w:val="22"/>
        </w:rPr>
        <w:t>all these</w:t>
      </w:r>
      <w:r w:rsidR="00A09DE4" w:rsidRPr="2C560E23">
        <w:rPr>
          <w:rFonts w:ascii="Arial" w:hAnsi="Arial" w:cs="Arial"/>
          <w:sz w:val="22"/>
          <w:szCs w:val="22"/>
        </w:rPr>
        <w:t xml:space="preserve"> sessions </w:t>
      </w:r>
      <w:r w:rsidR="601D6C95" w:rsidRPr="2C560E23">
        <w:rPr>
          <w:rFonts w:ascii="Arial" w:hAnsi="Arial" w:cs="Arial"/>
          <w:sz w:val="22"/>
          <w:szCs w:val="22"/>
        </w:rPr>
        <w:t>could be</w:t>
      </w:r>
      <w:r w:rsidR="00A09DE4" w:rsidRPr="2C560E23">
        <w:rPr>
          <w:rFonts w:ascii="Arial" w:hAnsi="Arial" w:cs="Arial"/>
          <w:sz w:val="22"/>
          <w:szCs w:val="22"/>
        </w:rPr>
        <w:t xml:space="preserve"> completed </w:t>
      </w:r>
      <w:r w:rsidR="7EC612BF" w:rsidRPr="2C560E23">
        <w:rPr>
          <w:rFonts w:ascii="Arial" w:hAnsi="Arial" w:cs="Arial"/>
          <w:sz w:val="22"/>
          <w:szCs w:val="22"/>
        </w:rPr>
        <w:t>with</w:t>
      </w:r>
      <w:r w:rsidR="00A09DE4" w:rsidRPr="2C560E23">
        <w:rPr>
          <w:rFonts w:ascii="Arial" w:hAnsi="Arial" w:cs="Arial"/>
          <w:sz w:val="22"/>
          <w:szCs w:val="22"/>
        </w:rPr>
        <w:t xml:space="preserve">in a </w:t>
      </w:r>
      <w:r w:rsidR="23D1AC67" w:rsidRPr="2C560E23">
        <w:rPr>
          <w:rFonts w:ascii="Arial" w:hAnsi="Arial" w:cs="Arial"/>
          <w:sz w:val="22"/>
          <w:szCs w:val="22"/>
        </w:rPr>
        <w:t>15-day window</w:t>
      </w:r>
      <w:r w:rsidR="00A09DE4" w:rsidRPr="2C560E23">
        <w:rPr>
          <w:rFonts w:ascii="Arial" w:hAnsi="Arial" w:cs="Arial"/>
          <w:sz w:val="22"/>
          <w:szCs w:val="22"/>
        </w:rPr>
        <w:t xml:space="preserve"> (Figure 1B).</w:t>
      </w:r>
    </w:p>
    <w:p w14:paraId="24FB95CC" w14:textId="77777777" w:rsidR="005E4EDA" w:rsidRDefault="005E4EDA">
      <w:pPr>
        <w:widowControl/>
        <w:wordWrap/>
        <w:spacing w:line="360" w:lineRule="auto"/>
        <w:jc w:val="left"/>
        <w:rPr>
          <w:rFonts w:ascii="Arial" w:hAnsi="Arial" w:cs="Arial"/>
          <w:b/>
          <w:i/>
          <w:sz w:val="22"/>
          <w:szCs w:val="22"/>
        </w:rPr>
      </w:pPr>
    </w:p>
    <w:p w14:paraId="62AE8202" w14:textId="77777777" w:rsidR="005E4EDA" w:rsidRDefault="005E4EDA">
      <w:pPr>
        <w:widowControl/>
        <w:wordWrap/>
        <w:spacing w:line="360" w:lineRule="auto"/>
        <w:jc w:val="left"/>
        <w:rPr>
          <w:rFonts w:ascii="Arial" w:hAnsi="Arial" w:cs="Arial"/>
          <w:b/>
          <w:i/>
          <w:sz w:val="22"/>
          <w:szCs w:val="22"/>
        </w:rPr>
      </w:pPr>
      <w:r>
        <w:rPr>
          <w:rFonts w:ascii="Arial" w:hAnsi="Arial" w:cs="Arial" w:hint="eastAsia"/>
          <w:b/>
          <w:i/>
          <w:sz w:val="22"/>
          <w:szCs w:val="22"/>
        </w:rPr>
        <w:t>3</w:t>
      </w:r>
      <w:r>
        <w:rPr>
          <w:rFonts w:ascii="Arial" w:hAnsi="Arial" w:cs="Arial"/>
          <w:b/>
          <w:i/>
          <w:sz w:val="22"/>
          <w:szCs w:val="22"/>
        </w:rPr>
        <w:t>-T MRI acquisition</w:t>
      </w:r>
    </w:p>
    <w:p w14:paraId="33153AA2" w14:textId="15215852" w:rsidR="005E4EDA" w:rsidRDefault="005E4EDA" w:rsidP="00751688">
      <w:pPr>
        <w:wordWrap/>
        <w:spacing w:line="360" w:lineRule="auto"/>
        <w:jc w:val="left"/>
        <w:rPr>
          <w:rFonts w:ascii="Arial" w:hAnsi="Arial" w:cs="Arial"/>
          <w:sz w:val="22"/>
          <w:szCs w:val="22"/>
        </w:rPr>
      </w:pPr>
      <w:r w:rsidRPr="6DE41C9F">
        <w:rPr>
          <w:rFonts w:ascii="Arial" w:hAnsi="Arial" w:cs="Arial"/>
          <w:sz w:val="22"/>
          <w:szCs w:val="22"/>
        </w:rPr>
        <w:lastRenderedPageBreak/>
        <w:t xml:space="preserve">A 3-T Siemens </w:t>
      </w:r>
      <w:proofErr w:type="spellStart"/>
      <w:r w:rsidRPr="6DE41C9F">
        <w:rPr>
          <w:rFonts w:ascii="Arial" w:hAnsi="Arial" w:cs="Arial"/>
          <w:sz w:val="22"/>
          <w:szCs w:val="22"/>
        </w:rPr>
        <w:t>Magnetom</w:t>
      </w:r>
      <w:proofErr w:type="spellEnd"/>
      <w:r w:rsidRPr="6DE41C9F">
        <w:rPr>
          <w:rFonts w:ascii="Arial" w:hAnsi="Arial" w:cs="Arial"/>
          <w:sz w:val="22"/>
          <w:szCs w:val="22"/>
        </w:rPr>
        <w:t xml:space="preserve"> Prisma scanner with a 64-channel head coil was used to acquire structural and functional neuroimaging data. For the functional images, an echo planar imaging (EPI) sequence and the following parameters were used: 1096 volumes</w:t>
      </w:r>
      <w:r w:rsidR="0079151B">
        <w:rPr>
          <w:rFonts w:ascii="Arial" w:hAnsi="Arial" w:cs="Arial"/>
          <w:sz w:val="22"/>
          <w:szCs w:val="22"/>
        </w:rPr>
        <w:t xml:space="preserve"> for each of </w:t>
      </w:r>
      <w:r w:rsidR="009F3061">
        <w:rPr>
          <w:rFonts w:ascii="Arial" w:hAnsi="Arial" w:cs="Arial"/>
          <w:sz w:val="22"/>
          <w:szCs w:val="22"/>
        </w:rPr>
        <w:t>7</w:t>
      </w:r>
      <w:r w:rsidR="0010542F">
        <w:rPr>
          <w:rFonts w:ascii="Arial" w:hAnsi="Arial" w:cs="Arial"/>
          <w:sz w:val="22"/>
          <w:szCs w:val="22"/>
        </w:rPr>
        <w:t xml:space="preserve"> runs</w:t>
      </w:r>
      <w:r w:rsidRPr="6DE41C9F">
        <w:rPr>
          <w:rFonts w:ascii="Arial" w:hAnsi="Arial" w:cs="Arial"/>
          <w:sz w:val="22"/>
          <w:szCs w:val="22"/>
        </w:rPr>
        <w:t xml:space="preserve">; repetition time (TR) = 460 </w:t>
      </w:r>
      <w:proofErr w:type="spellStart"/>
      <w:r w:rsidRPr="6DE41C9F">
        <w:rPr>
          <w:rFonts w:ascii="Arial" w:hAnsi="Arial" w:cs="Arial"/>
          <w:sz w:val="22"/>
          <w:szCs w:val="22"/>
        </w:rPr>
        <w:t>ms</w:t>
      </w:r>
      <w:proofErr w:type="spellEnd"/>
      <w:r w:rsidRPr="6DE41C9F">
        <w:rPr>
          <w:rFonts w:ascii="Arial" w:hAnsi="Arial" w:cs="Arial"/>
          <w:sz w:val="22"/>
          <w:szCs w:val="22"/>
        </w:rPr>
        <w:t xml:space="preserve">; echo time (TE) = 27.20 </w:t>
      </w:r>
      <w:proofErr w:type="spellStart"/>
      <w:r w:rsidRPr="6DE41C9F">
        <w:rPr>
          <w:rFonts w:ascii="Arial" w:hAnsi="Arial" w:cs="Arial"/>
          <w:sz w:val="22"/>
          <w:szCs w:val="22"/>
        </w:rPr>
        <w:t>ms</w:t>
      </w:r>
      <w:proofErr w:type="spellEnd"/>
      <w:r w:rsidRPr="6DE41C9F">
        <w:rPr>
          <w:rFonts w:ascii="Arial" w:hAnsi="Arial" w:cs="Arial"/>
          <w:sz w:val="22"/>
          <w:szCs w:val="22"/>
        </w:rPr>
        <w:t>; flip angle (FA) = 44°; field of view (FOV) = 220</w:t>
      </w:r>
      <w:r w:rsidR="001A403F">
        <w:rPr>
          <w:rFonts w:ascii="Arial" w:hAnsi="Arial" w:cs="Arial"/>
          <w:sz w:val="22"/>
          <w:szCs w:val="22"/>
        </w:rPr>
        <w:t xml:space="preserve"> </w:t>
      </w:r>
      <w:r w:rsidR="005F0A45" w:rsidRPr="00826CCC">
        <w:rPr>
          <w:rFonts w:ascii="Symbol" w:eastAsia="Symbol" w:hAnsi="Symbol" w:cs="Symbol"/>
          <w:sz w:val="22"/>
          <w:szCs w:val="22"/>
        </w:rPr>
        <w:t></w:t>
      </w:r>
      <w:r w:rsidR="001A403F">
        <w:rPr>
          <w:rFonts w:ascii="Arial" w:hAnsi="Arial" w:cs="Arial"/>
          <w:sz w:val="22"/>
          <w:szCs w:val="22"/>
        </w:rPr>
        <w:t xml:space="preserve"> </w:t>
      </w:r>
      <w:r w:rsidRPr="6DE41C9F">
        <w:rPr>
          <w:rFonts w:ascii="Arial" w:hAnsi="Arial" w:cs="Arial"/>
          <w:sz w:val="22"/>
          <w:szCs w:val="22"/>
        </w:rPr>
        <w:t>220 mm; matrix, 82</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82</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 xml:space="preserve">56 voxels; 56 axial slices; slice thickness = 2.7mm. For anatomical reference, a whole-brain T1-weighted anatomical scan was performed using an MPRAGE sequence with the following parameters: TR = 2400 </w:t>
      </w:r>
      <w:proofErr w:type="spellStart"/>
      <w:r w:rsidRPr="6DE41C9F">
        <w:rPr>
          <w:rFonts w:ascii="Arial" w:hAnsi="Arial" w:cs="Arial"/>
          <w:sz w:val="22"/>
          <w:szCs w:val="22"/>
        </w:rPr>
        <w:t>ms</w:t>
      </w:r>
      <w:proofErr w:type="spellEnd"/>
      <w:r w:rsidRPr="6DE41C9F">
        <w:rPr>
          <w:rFonts w:ascii="Arial" w:hAnsi="Arial" w:cs="Arial"/>
          <w:sz w:val="22"/>
          <w:szCs w:val="22"/>
        </w:rPr>
        <w:t xml:space="preserve">; TE = 2.34 </w:t>
      </w:r>
      <w:proofErr w:type="spellStart"/>
      <w:r w:rsidRPr="6DE41C9F">
        <w:rPr>
          <w:rFonts w:ascii="Arial" w:hAnsi="Arial" w:cs="Arial"/>
          <w:sz w:val="22"/>
          <w:szCs w:val="22"/>
        </w:rPr>
        <w:t>ms</w:t>
      </w:r>
      <w:proofErr w:type="spellEnd"/>
      <w:r w:rsidRPr="6DE41C9F">
        <w:rPr>
          <w:rFonts w:ascii="Arial" w:hAnsi="Arial" w:cs="Arial"/>
          <w:sz w:val="22"/>
          <w:szCs w:val="22"/>
        </w:rPr>
        <w:t>; FA = 8°; FOV = 224</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224 mm; matrix = 320</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224</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320 voxels; 224 axial slices; slice thickness = 0.7 mm.</w:t>
      </w:r>
      <w:r w:rsidR="00D7702F">
        <w:rPr>
          <w:rFonts w:ascii="Arial" w:hAnsi="Arial" w:cs="Arial"/>
          <w:sz w:val="22"/>
          <w:szCs w:val="22"/>
        </w:rPr>
        <w:t xml:space="preserve"> </w:t>
      </w:r>
      <w:r w:rsidR="00DC3F1F">
        <w:rPr>
          <w:rFonts w:ascii="Arial" w:hAnsi="Arial" w:cs="Arial"/>
          <w:sz w:val="22"/>
          <w:szCs w:val="22"/>
        </w:rPr>
        <w:t xml:space="preserve">For distortion correction, </w:t>
      </w:r>
      <w:r w:rsidR="00676370">
        <w:rPr>
          <w:rFonts w:ascii="Arial" w:hAnsi="Arial" w:cs="Arial"/>
          <w:sz w:val="22"/>
          <w:szCs w:val="22"/>
        </w:rPr>
        <w:t xml:space="preserve">we additionally acquired </w:t>
      </w:r>
      <w:r w:rsidRPr="6DE41C9F">
        <w:rPr>
          <w:rFonts w:ascii="Arial" w:hAnsi="Arial" w:cs="Arial"/>
          <w:sz w:val="22"/>
          <w:szCs w:val="22"/>
        </w:rPr>
        <w:t>two EPI images with opposite phase encoding directions (posterior-to-anterior and anterior-to-posterior)</w:t>
      </w:r>
      <w:r w:rsidR="00C56220">
        <w:rPr>
          <w:rFonts w:ascii="Arial" w:hAnsi="Arial" w:cs="Arial"/>
          <w:sz w:val="22"/>
          <w:szCs w:val="22"/>
        </w:rPr>
        <w:t xml:space="preserve"> and</w:t>
      </w:r>
      <w:r w:rsidRPr="6DE41C9F">
        <w:rPr>
          <w:rFonts w:ascii="Arial" w:hAnsi="Arial" w:cs="Arial"/>
          <w:sz w:val="22"/>
          <w:szCs w:val="22"/>
        </w:rPr>
        <w:t xml:space="preserve"> the following parameters: TR = 7220 </w:t>
      </w:r>
      <w:proofErr w:type="spellStart"/>
      <w:r w:rsidRPr="6DE41C9F">
        <w:rPr>
          <w:rFonts w:ascii="Arial" w:hAnsi="Arial" w:cs="Arial"/>
          <w:sz w:val="22"/>
          <w:szCs w:val="22"/>
        </w:rPr>
        <w:t>ms</w:t>
      </w:r>
      <w:proofErr w:type="spellEnd"/>
      <w:r w:rsidRPr="6DE41C9F">
        <w:rPr>
          <w:rFonts w:ascii="Arial" w:hAnsi="Arial" w:cs="Arial"/>
          <w:sz w:val="22"/>
          <w:szCs w:val="22"/>
        </w:rPr>
        <w:t xml:space="preserve">; TE = 73 </w:t>
      </w:r>
      <w:proofErr w:type="spellStart"/>
      <w:r w:rsidRPr="6DE41C9F">
        <w:rPr>
          <w:rFonts w:ascii="Arial" w:hAnsi="Arial" w:cs="Arial"/>
          <w:sz w:val="22"/>
          <w:szCs w:val="22"/>
        </w:rPr>
        <w:t>ms</w:t>
      </w:r>
      <w:proofErr w:type="spellEnd"/>
      <w:r w:rsidRPr="6DE41C9F">
        <w:rPr>
          <w:rFonts w:ascii="Arial" w:hAnsi="Arial" w:cs="Arial"/>
          <w:sz w:val="22"/>
          <w:szCs w:val="22"/>
        </w:rPr>
        <w:t>; FA = 90°; FOV = 220</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220 mm; matrix = 82</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82</w:t>
      </w:r>
      <w:r w:rsidR="00790E02">
        <w:rPr>
          <w:rFonts w:ascii="Arial" w:hAnsi="Arial" w:cs="Arial"/>
          <w:sz w:val="22"/>
          <w:szCs w:val="22"/>
        </w:rPr>
        <w:t xml:space="preserve"> </w:t>
      </w:r>
      <w:r w:rsidR="00790E02" w:rsidRPr="00826CCC">
        <w:rPr>
          <w:rFonts w:ascii="Symbol" w:eastAsia="Symbol" w:hAnsi="Symbol" w:cs="Symbol"/>
          <w:sz w:val="22"/>
          <w:szCs w:val="22"/>
        </w:rPr>
        <w:t></w:t>
      </w:r>
      <w:r w:rsidR="00790E02">
        <w:rPr>
          <w:rFonts w:ascii="Arial" w:hAnsi="Arial" w:cs="Arial"/>
          <w:sz w:val="22"/>
          <w:szCs w:val="22"/>
        </w:rPr>
        <w:t xml:space="preserve"> </w:t>
      </w:r>
      <w:r w:rsidRPr="6DE41C9F">
        <w:rPr>
          <w:rFonts w:ascii="Arial" w:hAnsi="Arial" w:cs="Arial"/>
          <w:sz w:val="22"/>
          <w:szCs w:val="22"/>
        </w:rPr>
        <w:t>56; 56 axial slices; slice thickness 2.7 mm.</w:t>
      </w:r>
    </w:p>
    <w:p w14:paraId="4D3E62C4" w14:textId="2AF7DBFF" w:rsidR="005E4EDA" w:rsidRDefault="005E4EDA" w:rsidP="00C9533F">
      <w:pPr>
        <w:wordWrap/>
        <w:spacing w:line="360" w:lineRule="auto"/>
        <w:jc w:val="left"/>
        <w:rPr>
          <w:rFonts w:ascii="Arial" w:hAnsi="Arial" w:cs="Arial"/>
          <w:sz w:val="22"/>
          <w:szCs w:val="22"/>
        </w:rPr>
      </w:pPr>
      <w:r w:rsidRPr="2C560E23">
        <w:rPr>
          <w:rFonts w:ascii="Arial" w:hAnsi="Arial" w:cs="Arial"/>
          <w:i/>
          <w:iCs/>
          <w:sz w:val="22"/>
          <w:szCs w:val="22"/>
        </w:rPr>
        <w:t>Localizer scan</w:t>
      </w:r>
      <w:r w:rsidRPr="2C560E23">
        <w:rPr>
          <w:rFonts w:ascii="Arial" w:hAnsi="Arial" w:cs="Arial"/>
          <w:sz w:val="22"/>
          <w:szCs w:val="22"/>
        </w:rPr>
        <w:t xml:space="preserve">. In an independent localizer scan, participants were instructed to move their right fingers in a random and continuous manner in the “Move” phase and refrain </w:t>
      </w:r>
      <w:r w:rsidR="006A7E6C" w:rsidRPr="2C560E23">
        <w:rPr>
          <w:rFonts w:ascii="Arial" w:hAnsi="Arial" w:cs="Arial"/>
          <w:sz w:val="22"/>
          <w:szCs w:val="22"/>
        </w:rPr>
        <w:t xml:space="preserve">from moving in the “Stop” phase, </w:t>
      </w:r>
      <w:r w:rsidR="00D536EA" w:rsidRPr="2C560E23">
        <w:rPr>
          <w:rFonts w:ascii="Arial" w:hAnsi="Arial" w:cs="Arial"/>
          <w:sz w:val="22"/>
          <w:szCs w:val="22"/>
        </w:rPr>
        <w:t xml:space="preserve">which were alternated and lasted </w:t>
      </w:r>
      <w:r w:rsidR="005B3FDB" w:rsidRPr="2C560E23">
        <w:rPr>
          <w:rFonts w:ascii="Arial" w:hAnsi="Arial" w:cs="Arial"/>
          <w:sz w:val="22"/>
          <w:szCs w:val="22"/>
        </w:rPr>
        <w:t>for one minute</w:t>
      </w:r>
      <w:r w:rsidR="00C63254" w:rsidRPr="2C560E23">
        <w:rPr>
          <w:rFonts w:ascii="Arial" w:hAnsi="Arial" w:cs="Arial"/>
          <w:sz w:val="22"/>
          <w:szCs w:val="22"/>
        </w:rPr>
        <w:t xml:space="preserve">. </w:t>
      </w:r>
    </w:p>
    <w:p w14:paraId="7B642BDA" w14:textId="77777777" w:rsidR="007E25D3" w:rsidRDefault="007E25D3" w:rsidP="2C560E23">
      <w:pPr>
        <w:wordWrap/>
        <w:spacing w:line="360" w:lineRule="auto"/>
        <w:jc w:val="left"/>
        <w:rPr>
          <w:rFonts w:ascii="Arial" w:hAnsi="Arial" w:cs="Arial"/>
          <w:b/>
          <w:bCs/>
          <w:i/>
          <w:iCs/>
          <w:sz w:val="22"/>
          <w:szCs w:val="22"/>
        </w:rPr>
      </w:pPr>
    </w:p>
    <w:p w14:paraId="6D5FD1EA" w14:textId="74B8685F" w:rsidR="005E4EDA" w:rsidRDefault="4C36E856" w:rsidP="2C560E23">
      <w:pPr>
        <w:wordWrap/>
        <w:spacing w:line="360" w:lineRule="auto"/>
        <w:jc w:val="left"/>
        <w:rPr>
          <w:rFonts w:ascii="Arial" w:hAnsi="Arial" w:cs="Arial"/>
          <w:b/>
          <w:bCs/>
          <w:i/>
          <w:iCs/>
          <w:sz w:val="22"/>
          <w:szCs w:val="22"/>
        </w:rPr>
      </w:pPr>
      <w:r w:rsidRPr="2C560E23">
        <w:rPr>
          <w:rFonts w:ascii="Arial" w:hAnsi="Arial" w:cs="Arial"/>
          <w:b/>
          <w:bCs/>
          <w:i/>
          <w:iCs/>
          <w:sz w:val="22"/>
          <w:szCs w:val="22"/>
        </w:rPr>
        <w:t xml:space="preserve">Behavioral and </w:t>
      </w:r>
      <w:r w:rsidR="005E4EDA" w:rsidRPr="2C560E23">
        <w:rPr>
          <w:rFonts w:ascii="Arial" w:hAnsi="Arial" w:cs="Arial"/>
          <w:b/>
          <w:bCs/>
          <w:i/>
          <w:iCs/>
          <w:sz w:val="22"/>
          <w:szCs w:val="22"/>
        </w:rPr>
        <w:t>fMRI data analys</w:t>
      </w:r>
      <w:r w:rsidR="675310F6" w:rsidRPr="2C560E23">
        <w:rPr>
          <w:rFonts w:ascii="Arial" w:hAnsi="Arial" w:cs="Arial"/>
          <w:b/>
          <w:bCs/>
          <w:i/>
          <w:iCs/>
          <w:sz w:val="22"/>
          <w:szCs w:val="22"/>
        </w:rPr>
        <w:t>e</w:t>
      </w:r>
      <w:r w:rsidR="005E4EDA" w:rsidRPr="2C560E23">
        <w:rPr>
          <w:rFonts w:ascii="Arial" w:hAnsi="Arial" w:cs="Arial"/>
          <w:b/>
          <w:bCs/>
          <w:i/>
          <w:iCs/>
          <w:sz w:val="22"/>
          <w:szCs w:val="22"/>
        </w:rPr>
        <w:t>s</w:t>
      </w:r>
    </w:p>
    <w:p w14:paraId="1005009C" w14:textId="184FCFFB" w:rsidR="005E4EDA" w:rsidRDefault="623FD644" w:rsidP="2C560E23">
      <w:pPr>
        <w:wordWrap/>
        <w:spacing w:line="360" w:lineRule="auto"/>
        <w:jc w:val="left"/>
        <w:rPr>
          <w:rFonts w:ascii="Arial" w:hAnsi="Arial" w:cs="Arial"/>
          <w:i/>
          <w:iCs/>
          <w:sz w:val="22"/>
          <w:szCs w:val="22"/>
        </w:rPr>
      </w:pPr>
      <w:r w:rsidRPr="2C560E23">
        <w:rPr>
          <w:rFonts w:ascii="Arial" w:hAnsi="Arial" w:cs="Arial"/>
          <w:sz w:val="22"/>
          <w:szCs w:val="22"/>
        </w:rPr>
        <w:t xml:space="preserve">All analyses were conducted using </w:t>
      </w:r>
      <w:r w:rsidR="005E4EDA" w:rsidRPr="2C560E23">
        <w:rPr>
          <w:rFonts w:ascii="Arial" w:hAnsi="Arial" w:cs="Arial"/>
          <w:sz w:val="22"/>
          <w:szCs w:val="22"/>
        </w:rPr>
        <w:t xml:space="preserve">AFNI (Analysis of Functional </w:t>
      </w:r>
      <w:proofErr w:type="spellStart"/>
      <w:r w:rsidR="005E4EDA" w:rsidRPr="2C560E23">
        <w:rPr>
          <w:rFonts w:ascii="Arial" w:hAnsi="Arial" w:cs="Arial"/>
          <w:sz w:val="22"/>
          <w:szCs w:val="22"/>
        </w:rPr>
        <w:t>NeuroImages</w:t>
      </w:r>
      <w:proofErr w:type="spellEnd"/>
      <w:r w:rsidR="005E4EDA" w:rsidRPr="2C560E23">
        <w:rPr>
          <w:rFonts w:ascii="Arial" w:hAnsi="Arial" w:cs="Arial"/>
          <w:sz w:val="22"/>
          <w:szCs w:val="22"/>
        </w:rPr>
        <w:t xml:space="preserve">, NIH, https://afni.nimh.nih.gov), MATLAB (versions R2015b and R2018a, MathWorks, </w:t>
      </w:r>
      <w:proofErr w:type="spellStart"/>
      <w:r w:rsidR="005E4EDA" w:rsidRPr="2C560E23">
        <w:rPr>
          <w:rFonts w:ascii="Arial" w:hAnsi="Arial" w:cs="Arial"/>
          <w:sz w:val="22"/>
          <w:szCs w:val="22"/>
        </w:rPr>
        <w:t>Natrick</w:t>
      </w:r>
      <w:proofErr w:type="spellEnd"/>
      <w:r w:rsidR="005E4EDA" w:rsidRPr="2C560E23">
        <w:rPr>
          <w:rFonts w:ascii="Arial" w:hAnsi="Arial" w:cs="Arial"/>
          <w:sz w:val="22"/>
          <w:szCs w:val="22"/>
        </w:rPr>
        <w:t xml:space="preserve">, USA), </w:t>
      </w:r>
      <w:commentRangeStart w:id="132"/>
      <w:proofErr w:type="spellStart"/>
      <w:r w:rsidR="005E4EDA" w:rsidRPr="2C560E23">
        <w:rPr>
          <w:rFonts w:ascii="Arial" w:hAnsi="Arial" w:cs="Arial"/>
          <w:sz w:val="22"/>
          <w:szCs w:val="22"/>
        </w:rPr>
        <w:t>FreeSurfer</w:t>
      </w:r>
      <w:proofErr w:type="spellEnd"/>
      <w:r w:rsidR="005E4EDA" w:rsidRPr="2C560E23">
        <w:rPr>
          <w:rFonts w:ascii="Arial" w:hAnsi="Arial" w:cs="Arial"/>
          <w:sz w:val="22"/>
          <w:szCs w:val="22"/>
        </w:rPr>
        <w:t xml:space="preserve"> (version 6.0.0., http://surfer.nmr.mgh.harvard.edu)</w:t>
      </w:r>
      <w:commentRangeEnd w:id="132"/>
      <w:r w:rsidR="007E5953">
        <w:rPr>
          <w:rStyle w:val="CommentReference"/>
        </w:rPr>
        <w:commentReference w:id="132"/>
      </w:r>
      <w:r w:rsidR="005E4EDA" w:rsidRPr="2C560E23">
        <w:rPr>
          <w:rFonts w:ascii="Arial" w:hAnsi="Arial" w:cs="Arial"/>
          <w:sz w:val="22"/>
          <w:szCs w:val="22"/>
        </w:rPr>
        <w:t>, Python 3.6, and R 3.5.3.</w:t>
      </w:r>
    </w:p>
    <w:p w14:paraId="2AF52B3A" w14:textId="77777777" w:rsidR="005E4EDA" w:rsidRDefault="005E4EDA" w:rsidP="007B2C55">
      <w:pPr>
        <w:widowControl/>
        <w:wordWrap/>
        <w:spacing w:line="360" w:lineRule="auto"/>
        <w:jc w:val="left"/>
        <w:rPr>
          <w:rFonts w:ascii="Arial" w:hAnsi="Arial" w:cs="Arial"/>
          <w:b/>
          <w:i/>
          <w:sz w:val="22"/>
          <w:szCs w:val="22"/>
        </w:rPr>
      </w:pPr>
    </w:p>
    <w:p w14:paraId="1A881FA6" w14:textId="77777777" w:rsidR="005E4EDA" w:rsidRDefault="005E4EDA" w:rsidP="007B2C55">
      <w:pPr>
        <w:widowControl/>
        <w:wordWrap/>
        <w:spacing w:line="360" w:lineRule="auto"/>
        <w:jc w:val="left"/>
        <w:rPr>
          <w:rFonts w:ascii="Arial" w:hAnsi="Arial" w:cs="Arial"/>
          <w:b/>
          <w:i/>
          <w:sz w:val="22"/>
          <w:szCs w:val="22"/>
        </w:rPr>
      </w:pPr>
      <w:r>
        <w:rPr>
          <w:rFonts w:ascii="Arial" w:hAnsi="Arial" w:cs="Arial"/>
          <w:b/>
          <w:i/>
          <w:sz w:val="22"/>
          <w:szCs w:val="22"/>
        </w:rPr>
        <w:t>Selection of ROIs</w:t>
      </w:r>
    </w:p>
    <w:p w14:paraId="52D8EF79" w14:textId="5253EE82" w:rsidR="005E4EDA" w:rsidRDefault="00170A2B" w:rsidP="00170A2B">
      <w:pPr>
        <w:widowControl/>
        <w:wordWrap/>
        <w:spacing w:line="360" w:lineRule="auto"/>
        <w:jc w:val="left"/>
        <w:rPr>
          <w:rFonts w:ascii="Arial" w:hAnsi="Arial" w:cs="Arial"/>
          <w:i/>
          <w:sz w:val="22"/>
          <w:szCs w:val="22"/>
        </w:rPr>
      </w:pPr>
      <w:r>
        <w:rPr>
          <w:rFonts w:ascii="Arial" w:hAnsi="Arial" w:cs="Arial"/>
          <w:sz w:val="22"/>
          <w:szCs w:val="22"/>
        </w:rPr>
        <w:t>For the task-related ROIs, we first used</w:t>
      </w:r>
      <w:r w:rsidR="005E4EDA" w:rsidRPr="2C560E23">
        <w:rPr>
          <w:rFonts w:ascii="Arial" w:hAnsi="Arial" w:cs="Arial"/>
          <w:sz w:val="22"/>
          <w:szCs w:val="22"/>
        </w:rPr>
        <w:t xml:space="preserve"> the localizer scan</w:t>
      </w:r>
      <w:r>
        <w:rPr>
          <w:rFonts w:ascii="Arial" w:hAnsi="Arial" w:cs="Arial"/>
          <w:sz w:val="22"/>
          <w:szCs w:val="22"/>
        </w:rPr>
        <w:t xml:space="preserve"> to identify </w:t>
      </w:r>
      <w:r w:rsidR="005E4EDA" w:rsidRPr="2C560E23">
        <w:rPr>
          <w:rFonts w:ascii="Arial" w:hAnsi="Arial" w:cs="Arial"/>
          <w:sz w:val="22"/>
          <w:szCs w:val="22"/>
        </w:rPr>
        <w:t xml:space="preserve">regions involved in random right finger movement. At the threshold of a cluster-forming </w:t>
      </w:r>
      <w:r w:rsidR="005E4EDA" w:rsidRPr="2C560E23">
        <w:rPr>
          <w:rFonts w:ascii="Arial" w:hAnsi="Arial" w:cs="Arial"/>
          <w:i/>
          <w:iCs/>
          <w:sz w:val="22"/>
          <w:szCs w:val="22"/>
        </w:rPr>
        <w:t>p</w:t>
      </w:r>
      <w:r w:rsidR="005E4EDA" w:rsidRPr="2C560E23">
        <w:rPr>
          <w:rFonts w:ascii="Arial" w:hAnsi="Arial" w:cs="Arial"/>
          <w:sz w:val="22"/>
          <w:szCs w:val="22"/>
        </w:rPr>
        <w:t xml:space="preserve"> &lt; 10</w:t>
      </w:r>
      <w:r w:rsidR="005E4EDA" w:rsidRPr="2C560E23">
        <w:rPr>
          <w:rFonts w:ascii="Arial" w:hAnsi="Arial" w:cs="Arial"/>
          <w:sz w:val="22"/>
          <w:szCs w:val="22"/>
          <w:vertAlign w:val="superscript"/>
        </w:rPr>
        <w:t>-5</w:t>
      </w:r>
      <w:r w:rsidR="005E4EDA" w:rsidRPr="2C560E23">
        <w:rPr>
          <w:rFonts w:ascii="Arial" w:hAnsi="Arial" w:cs="Arial"/>
          <w:sz w:val="22"/>
          <w:szCs w:val="22"/>
        </w:rPr>
        <w:t xml:space="preserve"> and a cluster size greater than 1</w:t>
      </w:r>
      <w:r w:rsidR="00147658" w:rsidRPr="2C560E23">
        <w:rPr>
          <w:rFonts w:ascii="Arial" w:hAnsi="Arial" w:cs="Arial"/>
          <w:sz w:val="22"/>
          <w:szCs w:val="22"/>
        </w:rPr>
        <w:t>5</w:t>
      </w:r>
      <w:r w:rsidR="005E4EDA" w:rsidRPr="2C560E23">
        <w:rPr>
          <w:rFonts w:ascii="Arial" w:hAnsi="Arial" w:cs="Arial"/>
          <w:sz w:val="22"/>
          <w:szCs w:val="22"/>
        </w:rPr>
        <w:t xml:space="preserve">0 voxels, seven clusters were identified in the </w:t>
      </w:r>
      <w:r w:rsidR="00B00983" w:rsidRPr="2C560E23">
        <w:rPr>
          <w:rFonts w:ascii="Arial" w:hAnsi="Arial" w:cs="Arial"/>
          <w:sz w:val="22"/>
          <w:szCs w:val="22"/>
        </w:rPr>
        <w:t xml:space="preserve">bilateral </w:t>
      </w:r>
      <w:r w:rsidR="005E4EDA" w:rsidRPr="2C560E23">
        <w:rPr>
          <w:rFonts w:ascii="Arial" w:hAnsi="Arial" w:cs="Arial"/>
          <w:sz w:val="22"/>
          <w:szCs w:val="22"/>
        </w:rPr>
        <w:t>M1/S1, right cerebellum, left putamen, right SMA, and left thalamus (Figure X, Table X).</w:t>
      </w:r>
      <w:commentRangeStart w:id="133"/>
      <w:r w:rsidR="005E4EDA" w:rsidRPr="2C560E23">
        <w:rPr>
          <w:rFonts w:ascii="Arial" w:hAnsi="Arial" w:cs="Arial"/>
          <w:sz w:val="22"/>
          <w:szCs w:val="22"/>
        </w:rPr>
        <w:t xml:space="preserve"> </w:t>
      </w:r>
      <w:r w:rsidR="00AC3D71" w:rsidRPr="2C560E23">
        <w:rPr>
          <w:rFonts w:ascii="Arial" w:hAnsi="Arial" w:cs="Arial"/>
          <w:sz w:val="22"/>
          <w:szCs w:val="22"/>
        </w:rPr>
        <w:t xml:space="preserve">To compare </w:t>
      </w:r>
      <w:ins w:id="134" w:author="Sungshin Kim" w:date="2020-04-12T22:20:00Z">
        <w:r w:rsidR="00240A43">
          <w:rPr>
            <w:rFonts w:ascii="Arial" w:eastAsia="Arial" w:hAnsi="Arial" w:cs="Arial"/>
            <w:color w:val="000000" w:themeColor="text1"/>
            <w:sz w:val="22"/>
            <w:szCs w:val="22"/>
          </w:rPr>
          <w:t>classification</w:t>
        </w:r>
      </w:ins>
      <w:ins w:id="135" w:author="Sungshin Kim" w:date="2020-04-12T01:35:00Z">
        <w:r w:rsidR="00166623" w:rsidRPr="2C560E23">
          <w:rPr>
            <w:rFonts w:ascii="Arial" w:eastAsia="Arial" w:hAnsi="Arial" w:cs="Arial"/>
            <w:color w:val="000000" w:themeColor="text1"/>
            <w:sz w:val="22"/>
            <w:szCs w:val="22"/>
          </w:rPr>
          <w:t xml:space="preserve"> </w:t>
        </w:r>
      </w:ins>
      <w:del w:id="136" w:author="Sungshin Kim" w:date="2020-04-12T01:35:00Z">
        <w:r w:rsidR="005E4EDA" w:rsidRPr="2C560E23" w:rsidDel="00166623">
          <w:rPr>
            <w:rFonts w:ascii="Arial" w:hAnsi="Arial" w:cs="Arial"/>
            <w:sz w:val="22"/>
            <w:szCs w:val="22"/>
          </w:rPr>
          <w:delText>classification</w:delText>
        </w:r>
        <w:r w:rsidR="005E3DEE" w:rsidRPr="2C560E23" w:rsidDel="00166623">
          <w:rPr>
            <w:rFonts w:ascii="Arial" w:hAnsi="Arial" w:cs="Arial"/>
            <w:sz w:val="22"/>
            <w:szCs w:val="22"/>
          </w:rPr>
          <w:delText xml:space="preserve"> </w:delText>
        </w:r>
      </w:del>
      <w:r w:rsidR="005E4EDA" w:rsidRPr="2C560E23">
        <w:rPr>
          <w:rFonts w:ascii="Arial" w:hAnsi="Arial" w:cs="Arial"/>
          <w:sz w:val="22"/>
          <w:szCs w:val="22"/>
        </w:rPr>
        <w:t>accuracies</w:t>
      </w:r>
      <w:r w:rsidR="003663B1" w:rsidRPr="2C560E23">
        <w:rPr>
          <w:rFonts w:ascii="Arial" w:hAnsi="Arial" w:cs="Arial"/>
          <w:sz w:val="22"/>
          <w:szCs w:val="22"/>
        </w:rPr>
        <w:t xml:space="preserve"> </w:t>
      </w:r>
      <w:r w:rsidR="00AE4A78" w:rsidRPr="2C560E23">
        <w:rPr>
          <w:rFonts w:ascii="Arial" w:hAnsi="Arial" w:cs="Arial"/>
          <w:sz w:val="22"/>
          <w:szCs w:val="22"/>
        </w:rPr>
        <w:t>in the ROIs</w:t>
      </w:r>
      <w:r w:rsidR="005E4EDA" w:rsidRPr="2C560E23">
        <w:rPr>
          <w:rFonts w:ascii="Arial" w:hAnsi="Arial" w:cs="Arial"/>
          <w:sz w:val="22"/>
          <w:szCs w:val="22"/>
        </w:rPr>
        <w:t xml:space="preserve">, </w:t>
      </w:r>
      <w:r w:rsidR="007E15C2" w:rsidRPr="2C560E23">
        <w:rPr>
          <w:rFonts w:ascii="Arial" w:hAnsi="Arial" w:cs="Arial"/>
          <w:sz w:val="22"/>
          <w:szCs w:val="22"/>
        </w:rPr>
        <w:t>they</w:t>
      </w:r>
      <w:r w:rsidR="005E4EDA" w:rsidRPr="2C560E23">
        <w:rPr>
          <w:rFonts w:ascii="Arial" w:hAnsi="Arial" w:cs="Arial"/>
          <w:sz w:val="22"/>
          <w:szCs w:val="22"/>
        </w:rPr>
        <w:t xml:space="preserve"> w</w:t>
      </w:r>
      <w:r w:rsidR="007E15C2" w:rsidRPr="2C560E23">
        <w:rPr>
          <w:rFonts w:ascii="Arial" w:hAnsi="Arial" w:cs="Arial"/>
          <w:sz w:val="22"/>
          <w:szCs w:val="22"/>
        </w:rPr>
        <w:t>ere</w:t>
      </w:r>
      <w:r w:rsidR="005E4EDA" w:rsidRPr="2C560E23">
        <w:rPr>
          <w:rFonts w:ascii="Arial" w:hAnsi="Arial" w:cs="Arial"/>
          <w:sz w:val="22"/>
          <w:szCs w:val="22"/>
        </w:rPr>
        <w:t xml:space="preserve"> resized to have </w:t>
      </w:r>
      <w:r w:rsidR="00405498" w:rsidRPr="2C560E23">
        <w:rPr>
          <w:rFonts w:ascii="Arial" w:hAnsi="Arial" w:cs="Arial"/>
          <w:sz w:val="22"/>
          <w:szCs w:val="22"/>
        </w:rPr>
        <w:t xml:space="preserve">top </w:t>
      </w:r>
      <w:r w:rsidR="005E4EDA" w:rsidRPr="2C560E23">
        <w:rPr>
          <w:rFonts w:ascii="Arial" w:hAnsi="Arial" w:cs="Arial"/>
          <w:sz w:val="22"/>
          <w:szCs w:val="22"/>
        </w:rPr>
        <w:t xml:space="preserve">200 voxels </w:t>
      </w:r>
      <w:r w:rsidR="00130635" w:rsidRPr="2C560E23">
        <w:rPr>
          <w:rFonts w:ascii="Arial" w:hAnsi="Arial" w:cs="Arial"/>
          <w:sz w:val="22"/>
          <w:szCs w:val="22"/>
        </w:rPr>
        <w:t>with</w:t>
      </w:r>
      <w:r w:rsidR="005E4EDA" w:rsidRPr="2C560E23">
        <w:rPr>
          <w:rFonts w:ascii="Arial" w:hAnsi="Arial" w:cs="Arial"/>
          <w:sz w:val="22"/>
          <w:szCs w:val="22"/>
        </w:rPr>
        <w:t xml:space="preserve"> </w:t>
      </w:r>
      <w:r w:rsidR="00024B49" w:rsidRPr="2C560E23">
        <w:rPr>
          <w:rFonts w:ascii="Arial" w:hAnsi="Arial" w:cs="Arial"/>
          <w:sz w:val="22"/>
          <w:szCs w:val="22"/>
        </w:rPr>
        <w:t xml:space="preserve">the </w:t>
      </w:r>
      <w:r w:rsidR="00600951" w:rsidRPr="2C560E23">
        <w:rPr>
          <w:rFonts w:ascii="Arial" w:hAnsi="Arial" w:cs="Arial"/>
          <w:sz w:val="22"/>
          <w:szCs w:val="22"/>
        </w:rPr>
        <w:t xml:space="preserve">highest </w:t>
      </w:r>
      <w:r w:rsidR="005E4EDA" w:rsidRPr="2C560E23">
        <w:rPr>
          <w:rFonts w:ascii="Arial" w:hAnsi="Arial" w:cs="Arial"/>
          <w:sz w:val="22"/>
          <w:szCs w:val="22"/>
        </w:rPr>
        <w:t>Z-scores</w:t>
      </w:r>
      <w:r w:rsidR="00C9533F" w:rsidRPr="2C560E23">
        <w:rPr>
          <w:rFonts w:ascii="Arial" w:hAnsi="Arial" w:cs="Arial"/>
          <w:sz w:val="22"/>
          <w:szCs w:val="22"/>
        </w:rPr>
        <w:t xml:space="preserve"> </w:t>
      </w:r>
      <w:r w:rsidR="005E4EDA" w:rsidRPr="2C560E23">
        <w:rPr>
          <w:rFonts w:ascii="Arial" w:hAnsi="Arial" w:cs="Arial"/>
          <w:sz w:val="22"/>
          <w:szCs w:val="22"/>
        </w:rPr>
        <w:fldChar w:fldCharType="begin"/>
      </w:r>
      <w:r w:rsidR="005E4EDA" w:rsidRPr="2C560E23">
        <w:rPr>
          <w:rFonts w:ascii="Arial" w:hAnsi="Arial" w:cs="Arial"/>
          <w:sz w:val="22"/>
          <w:szCs w:val="22"/>
        </w:rPr>
        <w:instrText xml:space="preserve"> ADDIN EN.CITE &lt;EndNote&gt;&lt;Cite&gt;&lt;Author&gt;Bleichner&lt;/Author&gt;&lt;Year&gt;2014&lt;/Year&gt;&lt;RecNum&gt;37&lt;/RecNum&gt;&lt;DisplayText&gt;(Bleichner et al., 2014)&lt;/DisplayText&gt;&lt;record&gt;&lt;rec-number&gt;37&lt;/rec-number&gt;&lt;foreign-keys&gt;&lt;key app="EN" db-id="ffr2fat05wdf98evzanv52eqvz2099wexd9w" timestamp="1585392429"&gt;37&lt;/key&gt;&lt;/foreign-keys&gt;&lt;ref-type name="Journal Article"&gt;17&lt;/ref-type&gt;&lt;contributors&gt;&lt;authors&gt;&lt;author&gt;Bleichner, M. G.&lt;/author&gt;&lt;author&gt;Jansma, J. M.&lt;/author&gt;&lt;author&gt;Sellmeijer, J.&lt;/author&gt;&lt;author&gt;Raemaekers, M.&lt;/author&gt;&lt;author&gt;Ramsey, N. F.&lt;/author&gt;&lt;/authors&gt;&lt;/contributors&gt;&lt;titles&gt;&lt;title&gt;Give me a sign: decoding complex coordinated hand movements using high-field fMRI&lt;/title&gt;&lt;secondary-title&gt;Brain Topogr&lt;/secondary-title&gt;&lt;/titles&gt;&lt;periodical&gt;&lt;full-title&gt;Brain Topogr&lt;/full-title&gt;&lt;/periodical&gt;&lt;pages&gt;248-57&lt;/pages&gt;&lt;volume&gt;27&lt;/volume&gt;&lt;number&gt;2&lt;/number&gt;&lt;edition&gt;2013/10/15&lt;/edition&gt;&lt;keywords&gt;&lt;keyword&gt;Adult&lt;/keyword&gt;&lt;keyword&gt;Brain Mapping&lt;/keyword&gt;&lt;keyword&gt;Female&lt;/keyword&gt;&lt;keyword&gt;*Gestures&lt;/keyword&gt;&lt;keyword&gt;Hand/*physiology&lt;/keyword&gt;&lt;keyword&gt;Humans&lt;/keyword&gt;&lt;keyword&gt;Magnetic Resonance Imaging&lt;/keyword&gt;&lt;keyword&gt;Male&lt;/keyword&gt;&lt;keyword&gt;Motor Cortex/*physiology&lt;/keyword&gt;&lt;keyword&gt;Movement/*physiology&lt;/keyword&gt;&lt;keyword&gt;Young Adult&lt;/keyword&gt;&lt;/keywords&gt;&lt;dates&gt;&lt;year&gt;2014&lt;/year&gt;&lt;pub-dates&gt;&lt;date&gt;Mar&lt;/date&gt;&lt;/pub-dates&gt;&lt;/dates&gt;&lt;isbn&gt;1573-6792 (Electronic)&amp;#xD;0896-0267 (Linking)&lt;/isbn&gt;&lt;accession-num&gt;24122368&lt;/accession-num&gt;&lt;urls&gt;&lt;related-urls&gt;&lt;url&gt;https://www.ncbi.nlm.nih.gov/pubmed/24122368&lt;/url&gt;&lt;/related-urls&gt;&lt;/urls&gt;&lt;electronic-resource-num&gt;10.1007/s10548-013-0322-x&lt;/electronic-resource-num&gt;&lt;/record&gt;&lt;/Cite&gt;&lt;/EndNote&gt;</w:instrText>
      </w:r>
      <w:r w:rsidR="005E4EDA" w:rsidRPr="2C560E23">
        <w:rPr>
          <w:rFonts w:ascii="Arial" w:hAnsi="Arial" w:cs="Arial"/>
          <w:sz w:val="22"/>
          <w:szCs w:val="22"/>
        </w:rPr>
        <w:fldChar w:fldCharType="separate"/>
      </w:r>
      <w:r w:rsidR="00C9533F" w:rsidRPr="2C560E23">
        <w:rPr>
          <w:rFonts w:ascii="Arial" w:hAnsi="Arial" w:cs="Arial"/>
          <w:noProof/>
          <w:sz w:val="22"/>
          <w:szCs w:val="22"/>
        </w:rPr>
        <w:t>(Bleichner et al., 2014)</w:t>
      </w:r>
      <w:r w:rsidR="005E4EDA" w:rsidRPr="2C560E23">
        <w:rPr>
          <w:rFonts w:ascii="Arial" w:hAnsi="Arial" w:cs="Arial"/>
          <w:sz w:val="22"/>
          <w:szCs w:val="22"/>
        </w:rPr>
        <w:fldChar w:fldCharType="end"/>
      </w:r>
      <w:r w:rsidR="005E4EDA" w:rsidRPr="2C560E23">
        <w:rPr>
          <w:rFonts w:ascii="Arial" w:hAnsi="Arial" w:cs="Arial"/>
          <w:sz w:val="22"/>
          <w:szCs w:val="22"/>
        </w:rPr>
        <w:t>.</w:t>
      </w:r>
      <w:commentRangeEnd w:id="133"/>
      <w:r w:rsidR="005E4EDA">
        <w:commentReference w:id="133"/>
      </w:r>
      <w:r w:rsidR="00AD257C">
        <w:rPr>
          <w:rFonts w:ascii="Arial" w:hAnsi="Arial" w:cs="Arial"/>
          <w:i/>
          <w:sz w:val="22"/>
          <w:szCs w:val="22"/>
        </w:rPr>
        <w:t xml:space="preserve"> </w:t>
      </w:r>
      <w:r w:rsidR="005E4EDA" w:rsidRPr="001706C3">
        <w:rPr>
          <w:rFonts w:ascii="Arial" w:hAnsi="Arial" w:cs="Arial"/>
          <w:sz w:val="22"/>
          <w:szCs w:val="22"/>
        </w:rPr>
        <w:t xml:space="preserve"> </w:t>
      </w:r>
      <w:r>
        <w:rPr>
          <w:rFonts w:ascii="Arial" w:hAnsi="Arial" w:cs="Arial"/>
          <w:sz w:val="22"/>
          <w:szCs w:val="22"/>
        </w:rPr>
        <w:t xml:space="preserve">Second, we defined ROIs in </w:t>
      </w:r>
      <w:r w:rsidR="005E4EDA" w:rsidRPr="001706C3">
        <w:rPr>
          <w:rFonts w:ascii="Arial" w:hAnsi="Arial" w:cs="Arial"/>
          <w:sz w:val="22"/>
          <w:szCs w:val="22"/>
        </w:rPr>
        <w:t xml:space="preserve">the visual </w:t>
      </w:r>
      <w:r w:rsidR="00441B66">
        <w:rPr>
          <w:rFonts w:ascii="Arial" w:hAnsi="Arial" w:cs="Arial"/>
          <w:sz w:val="22"/>
          <w:szCs w:val="22"/>
        </w:rPr>
        <w:t>network</w:t>
      </w:r>
      <w:r w:rsidR="005E4EDA" w:rsidRPr="001706C3">
        <w:rPr>
          <w:rFonts w:ascii="Arial" w:hAnsi="Arial" w:cs="Arial"/>
          <w:sz w:val="22"/>
          <w:szCs w:val="22"/>
        </w:rPr>
        <w:t xml:space="preserve">, </w:t>
      </w:r>
      <w:commentRangeStart w:id="137"/>
      <w:r w:rsidR="005E4EDA" w:rsidRPr="001706C3">
        <w:rPr>
          <w:rFonts w:ascii="Arial" w:hAnsi="Arial" w:cs="Arial"/>
          <w:sz w:val="22"/>
          <w:szCs w:val="22"/>
        </w:rPr>
        <w:t>Network 1</w:t>
      </w:r>
      <w:r>
        <w:rPr>
          <w:rFonts w:ascii="Arial" w:hAnsi="Arial" w:cs="Arial"/>
          <w:sz w:val="22"/>
          <w:szCs w:val="22"/>
        </w:rPr>
        <w:t xml:space="preserve"> in specific</w:t>
      </w:r>
      <w:r w:rsidR="005E4EDA" w:rsidRPr="001706C3">
        <w:rPr>
          <w:rFonts w:ascii="Arial" w:hAnsi="Arial" w:cs="Arial"/>
          <w:sz w:val="22"/>
          <w:szCs w:val="22"/>
        </w:rPr>
        <w:t xml:space="preserve"> was chosen from the 17 networks suggested by Yeo et al. </w:t>
      </w:r>
      <w:commentRangeEnd w:id="137"/>
      <w:r w:rsidR="00EA318A">
        <w:rPr>
          <w:rStyle w:val="CommentReference"/>
        </w:rPr>
        <w:commentReference w:id="137"/>
      </w:r>
      <w:r w:rsidR="00CE7B6C">
        <w:rPr>
          <w:rFonts w:ascii="Arial" w:hAnsi="Arial" w:cs="Arial"/>
          <w:sz w:val="22"/>
          <w:szCs w:val="22"/>
        </w:rPr>
        <w:fldChar w:fldCharType="begin"/>
      </w:r>
      <w:r w:rsidR="00C9582F">
        <w:rPr>
          <w:rFonts w:ascii="Arial" w:hAnsi="Arial" w:cs="Arial"/>
          <w:sz w:val="22"/>
          <w:szCs w:val="22"/>
        </w:rPr>
        <w:instrText xml:space="preserve"> ADDIN EN.CITE &lt;EndNote&gt;&lt;Cite&gt;&lt;Author&gt;Yeo&lt;/Author&gt;&lt;Year&gt;2011&lt;/Year&gt;&lt;RecNum&gt;16&lt;/RecNum&gt;&lt;DisplayText&gt;(Yeo et al., 2011)&lt;/DisplayText&gt;&lt;record&gt;&lt;rec-number&gt;16&lt;/rec-number&gt;&lt;foreign-keys&gt;&lt;key app="EN" db-id="ffr2fat05wdf98evzanv52eqvz2099wexd9w" timestamp="1585209073"&gt;16&lt;/key&gt;&lt;/foreign-keys&gt;&lt;ref-type name="Journal Article"&gt;17&lt;/ref-type&gt;&lt;contributors&gt;&lt;authors&gt;&lt;author&gt;Yeo, B. T.&lt;/author&gt;&lt;author&gt;Krienen, F. M.&lt;/author&gt;&lt;author&gt;Sepulcre, J.&lt;/author&gt;&lt;author&gt;Sabuncu, M. R.&lt;/author&gt;&lt;author&gt;Lashkari, D.&lt;/author&gt;&lt;author&gt;Hollinshead, M.&lt;/author&gt;&lt;author&gt;Roffman, J. L.&lt;/author&gt;&lt;author&gt;Smoller, J. W.&lt;/author&gt;&lt;author&gt;Zollei, L.&lt;/author&gt;&lt;author&gt;Polimeni, J. R.&lt;/author&gt;&lt;author&gt;Fischl, B.&lt;/author&gt;&lt;author&gt;Liu, H.&lt;/author&gt;&lt;author&gt;Buckner, R. L.&lt;/author&gt;&lt;/authors&gt;&lt;/contributors&gt;&lt;auth-address&gt;Harvard University, Department of Psychology, Center for Brain Science, Cambridge, MA 02138, USA.&lt;/auth-address&gt;&lt;titles&gt;&lt;title&gt;The organization of the human cerebral cortex estimated by intrinsic functional connectivity&lt;/title&gt;&lt;secondary-title&gt;J Neurophysiol&lt;/secondary-title&gt;&lt;/titles&gt;&lt;periodical&gt;&lt;full-title&gt;J Neurophysiol&lt;/full-title&gt;&lt;/periodical&gt;&lt;pages&gt;1125-65&lt;/pages&gt;&lt;volume&gt;106&lt;/volume&gt;&lt;number&gt;3&lt;/number&gt;&lt;edition&gt;2011/06/10&lt;/edition&gt;&lt;keywords&gt;&lt;keyword&gt;Adolescent&lt;/keyword&gt;&lt;keyword&gt;Adult&lt;/keyword&gt;&lt;keyword&gt;Brain Mapping/*methods&lt;/keyword&gt;&lt;keyword&gt;Cerebral Cortex/*physiology&lt;/keyword&gt;&lt;keyword&gt;Female&lt;/keyword&gt;&lt;keyword&gt;Humans&lt;/keyword&gt;&lt;keyword&gt;Magnetic Resonance Imaging/methods&lt;/keyword&gt;&lt;keyword&gt;Male&lt;/keyword&gt;&lt;keyword&gt;Nerve Net/*physiology&lt;/keyword&gt;&lt;keyword&gt;Young Adult&lt;/keyword&gt;&lt;/keywords&gt;&lt;dates&gt;&lt;year&gt;2011&lt;/year&gt;&lt;pub-dates&gt;&lt;date&gt;Sep&lt;/date&gt;&lt;/pub-dates&gt;&lt;/dates&gt;&lt;isbn&gt;1522-1598 (Electronic)&amp;#xD;0022-3077 (Linking)&lt;/isbn&gt;&lt;accession-num&gt;21653723&lt;/accession-num&gt;&lt;urls&gt;&lt;related-urls&gt;&lt;url&gt;https://www.ncbi.nlm.nih.gov/pubmed/21653723&lt;/url&gt;&lt;/related-urls&gt;&lt;/urls&gt;&lt;custom2&gt;PMC3174820&lt;/custom2&gt;&lt;electronic-resource-num&gt;10.1152/jn.00338.2011&lt;/electronic-resource-num&gt;&lt;/record&gt;&lt;/Cite&gt;&lt;/EndNote&gt;</w:instrText>
      </w:r>
      <w:r w:rsidR="00CE7B6C">
        <w:rPr>
          <w:rFonts w:ascii="Arial" w:hAnsi="Arial" w:cs="Arial"/>
          <w:sz w:val="22"/>
          <w:szCs w:val="22"/>
        </w:rPr>
        <w:fldChar w:fldCharType="separate"/>
      </w:r>
      <w:r w:rsidR="00C9582F">
        <w:rPr>
          <w:rFonts w:ascii="Arial" w:hAnsi="Arial" w:cs="Arial"/>
          <w:noProof/>
          <w:sz w:val="22"/>
          <w:szCs w:val="22"/>
        </w:rPr>
        <w:t>(Yeo et al., 2011)</w:t>
      </w:r>
      <w:r w:rsidR="00CE7B6C">
        <w:rPr>
          <w:rFonts w:ascii="Arial" w:hAnsi="Arial" w:cs="Arial"/>
          <w:sz w:val="22"/>
          <w:szCs w:val="22"/>
        </w:rPr>
        <w:fldChar w:fldCharType="end"/>
      </w:r>
      <w:r>
        <w:rPr>
          <w:rFonts w:ascii="Arial" w:hAnsi="Arial" w:cs="Arial"/>
          <w:sz w:val="22"/>
          <w:szCs w:val="22"/>
        </w:rPr>
        <w:t xml:space="preserve"> </w:t>
      </w:r>
      <w:r w:rsidR="005E4EDA" w:rsidRPr="001706C3">
        <w:rPr>
          <w:rFonts w:ascii="Arial" w:hAnsi="Arial" w:cs="Arial"/>
          <w:sz w:val="22"/>
          <w:szCs w:val="22"/>
        </w:rPr>
        <w:t>Information on the visual ROIs are listed in Fig. X.</w:t>
      </w:r>
    </w:p>
    <w:p w14:paraId="6767E499" w14:textId="34106B13" w:rsidR="005E4EDA" w:rsidRPr="00FB0036" w:rsidRDefault="00170A2B" w:rsidP="00CA4625">
      <w:pPr>
        <w:widowControl/>
        <w:wordWrap/>
        <w:spacing w:line="360" w:lineRule="auto"/>
        <w:ind w:firstLine="720"/>
        <w:jc w:val="left"/>
        <w:rPr>
          <w:rFonts w:ascii="Arial" w:hAnsi="Arial" w:cs="Arial"/>
          <w:sz w:val="22"/>
          <w:szCs w:val="22"/>
        </w:rPr>
      </w:pPr>
      <w:r>
        <w:rPr>
          <w:rFonts w:ascii="Arial" w:hAnsi="Arial" w:cs="Arial"/>
          <w:sz w:val="22"/>
          <w:szCs w:val="22"/>
        </w:rPr>
        <w:t>F</w:t>
      </w:r>
      <w:r w:rsidRPr="009018A3">
        <w:rPr>
          <w:rFonts w:ascii="Arial" w:hAnsi="Arial" w:cs="Arial"/>
          <w:sz w:val="22"/>
          <w:szCs w:val="22"/>
        </w:rPr>
        <w:t xml:space="preserve">or the </w:t>
      </w:r>
      <w:r>
        <w:rPr>
          <w:rFonts w:ascii="Arial" w:hAnsi="Arial" w:cs="Arial"/>
          <w:sz w:val="22"/>
          <w:szCs w:val="22"/>
        </w:rPr>
        <w:t xml:space="preserve">ROIs in the </w:t>
      </w:r>
      <w:r w:rsidRPr="009018A3">
        <w:rPr>
          <w:rFonts w:ascii="Arial" w:hAnsi="Arial" w:cs="Arial"/>
          <w:sz w:val="22"/>
          <w:szCs w:val="22"/>
        </w:rPr>
        <w:t>default mode network (DMN</w:t>
      </w:r>
      <w:r w:rsidR="00AF6C0B">
        <w:rPr>
          <w:rFonts w:ascii="Arial" w:hAnsi="Arial" w:cs="Arial"/>
          <w:sz w:val="22"/>
          <w:szCs w:val="22"/>
        </w:rPr>
        <w:t>)</w:t>
      </w:r>
      <w:r w:rsidR="009F075D">
        <w:rPr>
          <w:rFonts w:ascii="Arial" w:hAnsi="Arial" w:cs="Arial"/>
          <w:sz w:val="22"/>
          <w:szCs w:val="22"/>
        </w:rPr>
        <w:t xml:space="preserve">, </w:t>
      </w:r>
      <w:r>
        <w:rPr>
          <w:rFonts w:ascii="Arial" w:hAnsi="Arial" w:cs="Arial"/>
          <w:sz w:val="22"/>
          <w:szCs w:val="22"/>
        </w:rPr>
        <w:t>w</w:t>
      </w:r>
      <w:r w:rsidR="00C71EEA">
        <w:rPr>
          <w:rFonts w:ascii="Arial" w:hAnsi="Arial" w:cs="Arial"/>
          <w:sz w:val="22"/>
          <w:szCs w:val="22"/>
        </w:rPr>
        <w:t>e created s</w:t>
      </w:r>
      <w:r w:rsidR="005E4EDA" w:rsidRPr="009018A3">
        <w:rPr>
          <w:rFonts w:ascii="Arial" w:hAnsi="Arial" w:cs="Arial"/>
          <w:sz w:val="22"/>
          <w:szCs w:val="22"/>
        </w:rPr>
        <w:t xml:space="preserve">pherical ROIs </w:t>
      </w:r>
      <w:r w:rsidR="00B04FBE">
        <w:rPr>
          <w:rFonts w:ascii="Arial" w:hAnsi="Arial" w:cs="Arial"/>
          <w:sz w:val="22"/>
          <w:szCs w:val="22"/>
        </w:rPr>
        <w:t xml:space="preserve">with a radius of xx mm </w:t>
      </w:r>
      <w:r w:rsidR="00081EDC">
        <w:rPr>
          <w:rFonts w:ascii="Arial" w:hAnsi="Arial" w:cs="Arial"/>
          <w:sz w:val="22"/>
          <w:szCs w:val="22"/>
        </w:rPr>
        <w:t>centered around the coordi</w:t>
      </w:r>
      <w:r w:rsidR="00E74BDC">
        <w:rPr>
          <w:rFonts w:ascii="Arial" w:hAnsi="Arial" w:cs="Arial"/>
          <w:sz w:val="22"/>
          <w:szCs w:val="22"/>
        </w:rPr>
        <w:t xml:space="preserve">nates from </w:t>
      </w:r>
      <w:r w:rsidR="00E74BDC" w:rsidRPr="009018A3">
        <w:rPr>
          <w:rFonts w:ascii="Arial" w:hAnsi="Arial" w:cs="Arial"/>
          <w:sz w:val="22"/>
          <w:szCs w:val="22"/>
        </w:rPr>
        <w:t xml:space="preserve">previous literature </w:t>
      </w:r>
      <w:r w:rsidR="00E74BDC">
        <w:rPr>
          <w:rFonts w:ascii="Arial" w:hAnsi="Arial" w:cs="Arial"/>
          <w:sz w:val="22"/>
          <w:szCs w:val="22"/>
        </w:rPr>
        <w:fldChar w:fldCharType="begin">
          <w:fldData xml:space="preserve">PEVuZE5vdGU+PENpdGU+PEF1dGhvcj5Dcml0dGVuZGVuPC9BdXRob3I+PFllYXI+MjAxNTwvWWVh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</w:fldData>
        </w:fldChar>
      </w:r>
      <w:r w:rsidR="00E74BDC">
        <w:rPr>
          <w:rFonts w:ascii="Arial" w:hAnsi="Arial" w:cs="Arial"/>
          <w:sz w:val="22"/>
          <w:szCs w:val="22"/>
        </w:rPr>
        <w:instrText xml:space="preserve"> ADDIN EN.CITE </w:instrText>
      </w:r>
      <w:r w:rsidR="00E74BDC">
        <w:rPr>
          <w:rFonts w:ascii="Arial" w:hAnsi="Arial" w:cs="Arial"/>
          <w:sz w:val="22"/>
          <w:szCs w:val="22"/>
        </w:rPr>
        <w:fldChar w:fldCharType="begin">
          <w:fldData xml:space="preserve">PEVuZE5vdGU+PENpdGU+PEF1dGhvcj5Dcml0dGVuZGVuPC9BdXRob3I+PFllYXI+MjAxNTwvWWVh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</w:fldData>
        </w:fldChar>
      </w:r>
      <w:r w:rsidR="00E74BDC">
        <w:rPr>
          <w:rFonts w:ascii="Arial" w:hAnsi="Arial" w:cs="Arial"/>
          <w:sz w:val="22"/>
          <w:szCs w:val="22"/>
        </w:rPr>
        <w:instrText xml:space="preserve"> ADDIN EN.CITE.DATA </w:instrText>
      </w:r>
      <w:r w:rsidR="00E74BDC">
        <w:rPr>
          <w:rFonts w:ascii="Arial" w:hAnsi="Arial" w:cs="Arial"/>
          <w:sz w:val="22"/>
          <w:szCs w:val="22"/>
        </w:rPr>
      </w:r>
      <w:r w:rsidR="00E74BDC">
        <w:rPr>
          <w:rFonts w:ascii="Arial" w:hAnsi="Arial" w:cs="Arial"/>
          <w:sz w:val="22"/>
          <w:szCs w:val="22"/>
        </w:rPr>
        <w:fldChar w:fldCharType="end"/>
      </w:r>
      <w:r w:rsidR="00E74BDC">
        <w:rPr>
          <w:rFonts w:ascii="Arial" w:hAnsi="Arial" w:cs="Arial"/>
          <w:sz w:val="22"/>
          <w:szCs w:val="22"/>
        </w:rPr>
      </w:r>
      <w:r w:rsidR="00E74BDC">
        <w:rPr>
          <w:rFonts w:ascii="Arial" w:hAnsi="Arial" w:cs="Arial"/>
          <w:sz w:val="22"/>
          <w:szCs w:val="22"/>
        </w:rPr>
        <w:fldChar w:fldCharType="separate"/>
      </w:r>
      <w:r w:rsidR="00E74BDC">
        <w:rPr>
          <w:rFonts w:ascii="Arial" w:hAnsi="Arial" w:cs="Arial"/>
          <w:noProof/>
          <w:sz w:val="22"/>
          <w:szCs w:val="22"/>
        </w:rPr>
        <w:t>(Crittenden et al., 2015)</w:t>
      </w:r>
      <w:r w:rsidR="00E74BDC">
        <w:rPr>
          <w:rFonts w:ascii="Arial" w:hAnsi="Arial" w:cs="Arial"/>
          <w:sz w:val="22"/>
          <w:szCs w:val="22"/>
        </w:rPr>
        <w:fldChar w:fldCharType="end"/>
      </w:r>
      <w:r w:rsidR="00684B97">
        <w:rPr>
          <w:rFonts w:ascii="Arial" w:hAnsi="Arial" w:cs="Arial"/>
          <w:sz w:val="22"/>
          <w:szCs w:val="22"/>
        </w:rPr>
        <w:t>,</w:t>
      </w:r>
      <w:r w:rsidR="005E4EDA" w:rsidRPr="009018A3">
        <w:rPr>
          <w:rFonts w:ascii="Arial" w:hAnsi="Arial" w:cs="Arial"/>
          <w:sz w:val="22"/>
          <w:szCs w:val="22"/>
        </w:rPr>
        <w:t xml:space="preserve"> </w:t>
      </w:r>
      <w:r w:rsidR="006A5759">
        <w:rPr>
          <w:rFonts w:ascii="Arial" w:hAnsi="Arial" w:cs="Arial"/>
          <w:sz w:val="22"/>
          <w:szCs w:val="22"/>
        </w:rPr>
        <w:t xml:space="preserve">Overall xx ROIs </w:t>
      </w:r>
      <w:r w:rsidR="00111FF3">
        <w:rPr>
          <w:rFonts w:ascii="Arial" w:hAnsi="Arial" w:cs="Arial"/>
          <w:sz w:val="22"/>
          <w:szCs w:val="22"/>
        </w:rPr>
        <w:t xml:space="preserve">were </w:t>
      </w:r>
      <w:r w:rsidR="0030148A">
        <w:rPr>
          <w:rFonts w:ascii="Arial" w:hAnsi="Arial" w:cs="Arial"/>
          <w:sz w:val="22"/>
          <w:szCs w:val="22"/>
        </w:rPr>
        <w:t>grouped</w:t>
      </w:r>
      <w:r w:rsidR="00111FF3">
        <w:rPr>
          <w:rFonts w:ascii="Arial" w:hAnsi="Arial" w:cs="Arial"/>
          <w:sz w:val="22"/>
          <w:szCs w:val="22"/>
        </w:rPr>
        <w:t xml:space="preserve"> in</w:t>
      </w:r>
      <w:r w:rsidR="005E4EDA" w:rsidRPr="009018A3">
        <w:rPr>
          <w:rFonts w:ascii="Arial" w:hAnsi="Arial" w:cs="Arial"/>
          <w:sz w:val="22"/>
          <w:szCs w:val="22"/>
        </w:rPr>
        <w:t xml:space="preserve"> the Core</w:t>
      </w:r>
      <w:r w:rsidR="005E65E2">
        <w:rPr>
          <w:rFonts w:ascii="Arial" w:hAnsi="Arial" w:cs="Arial"/>
          <w:sz w:val="22"/>
          <w:szCs w:val="22"/>
        </w:rPr>
        <w:t xml:space="preserve"> (xx)</w:t>
      </w:r>
      <w:r w:rsidR="005E4EDA" w:rsidRPr="009018A3">
        <w:rPr>
          <w:rFonts w:ascii="Arial" w:hAnsi="Arial" w:cs="Arial"/>
          <w:sz w:val="22"/>
          <w:szCs w:val="22"/>
        </w:rPr>
        <w:t>, MTL</w:t>
      </w:r>
      <w:r w:rsidR="005E65E2">
        <w:rPr>
          <w:rFonts w:ascii="Arial" w:hAnsi="Arial" w:cs="Arial"/>
          <w:sz w:val="22"/>
          <w:szCs w:val="22"/>
        </w:rPr>
        <w:t xml:space="preserve"> (xx)</w:t>
      </w:r>
      <w:r w:rsidR="005E4EDA" w:rsidRPr="009018A3">
        <w:rPr>
          <w:rFonts w:ascii="Arial" w:hAnsi="Arial" w:cs="Arial"/>
          <w:sz w:val="22"/>
          <w:szCs w:val="22"/>
        </w:rPr>
        <w:t>, and DMPFC subnetworks</w:t>
      </w:r>
      <w:r w:rsidR="005E65E2">
        <w:rPr>
          <w:rFonts w:ascii="Arial" w:hAnsi="Arial" w:cs="Arial"/>
          <w:sz w:val="22"/>
          <w:szCs w:val="22"/>
        </w:rPr>
        <w:t xml:space="preserve"> (xx)</w:t>
      </w:r>
      <w:r w:rsidR="005E4EDA" w:rsidRPr="009018A3">
        <w:rPr>
          <w:rFonts w:ascii="Arial" w:hAnsi="Arial" w:cs="Arial"/>
          <w:sz w:val="22"/>
          <w:szCs w:val="22"/>
        </w:rPr>
        <w:t xml:space="preserve">. The created ROIs were then </w:t>
      </w:r>
      <w:r w:rsidR="00C1459A">
        <w:rPr>
          <w:rFonts w:ascii="Arial" w:hAnsi="Arial" w:cs="Arial"/>
          <w:sz w:val="22"/>
          <w:szCs w:val="22"/>
        </w:rPr>
        <w:t>intersected</w:t>
      </w:r>
      <w:r w:rsidR="00C1459A" w:rsidRPr="009018A3">
        <w:rPr>
          <w:rFonts w:ascii="Arial" w:hAnsi="Arial" w:cs="Arial"/>
          <w:sz w:val="22"/>
          <w:szCs w:val="22"/>
        </w:rPr>
        <w:t xml:space="preserve"> </w:t>
      </w:r>
      <w:r w:rsidR="005E4EDA" w:rsidRPr="009018A3">
        <w:rPr>
          <w:rFonts w:ascii="Arial" w:hAnsi="Arial" w:cs="Arial"/>
          <w:sz w:val="22"/>
          <w:szCs w:val="22"/>
        </w:rPr>
        <w:t>with a combined mask for all participants.</w:t>
      </w:r>
      <w:r w:rsidR="00E93588">
        <w:rPr>
          <w:rFonts w:ascii="Arial" w:hAnsi="Arial" w:cs="Arial"/>
          <w:sz w:val="22"/>
          <w:szCs w:val="22"/>
        </w:rPr>
        <w:t xml:space="preserve"> </w:t>
      </w:r>
    </w:p>
    <w:p w14:paraId="17B9B426" w14:textId="77777777" w:rsidR="005E4EDA" w:rsidRDefault="005E4EDA">
      <w:pPr>
        <w:widowControl/>
        <w:wordWrap/>
        <w:spacing w:line="360" w:lineRule="auto"/>
        <w:jc w:val="left"/>
        <w:rPr>
          <w:rFonts w:ascii="Arial" w:hAnsi="Arial" w:cs="Arial"/>
          <w:i/>
          <w:sz w:val="22"/>
          <w:szCs w:val="22"/>
        </w:rPr>
      </w:pPr>
    </w:p>
    <w:p w14:paraId="4A40E53A" w14:textId="77777777" w:rsidR="005E4EDA" w:rsidRDefault="005E4EDA">
      <w:pPr>
        <w:widowControl/>
        <w:wordWrap/>
        <w:spacing w:line="360" w:lineRule="auto"/>
        <w:jc w:val="left"/>
        <w:rPr>
          <w:rFonts w:ascii="Arial" w:hAnsi="Arial" w:cs="Arial"/>
          <w:b/>
          <w:i/>
          <w:sz w:val="22"/>
          <w:szCs w:val="22"/>
        </w:rPr>
      </w:pPr>
      <w:r w:rsidRPr="00ED5602">
        <w:rPr>
          <w:rFonts w:ascii="Arial" w:hAnsi="Arial" w:cs="Arial" w:hint="eastAsia"/>
          <w:b/>
          <w:i/>
          <w:sz w:val="22"/>
          <w:szCs w:val="22"/>
        </w:rPr>
        <w:lastRenderedPageBreak/>
        <w:t>M</w:t>
      </w:r>
      <w:r w:rsidRPr="00ED5602">
        <w:rPr>
          <w:rFonts w:ascii="Arial" w:hAnsi="Arial" w:cs="Arial"/>
          <w:b/>
          <w:i/>
          <w:sz w:val="22"/>
          <w:szCs w:val="22"/>
        </w:rPr>
        <w:t>ass univariate analysis</w:t>
      </w:r>
    </w:p>
    <w:p w14:paraId="36A6D097" w14:textId="74E88C45" w:rsidR="005E4EDA" w:rsidRDefault="005E4EDA">
      <w:pPr>
        <w:wordWrap/>
        <w:spacing w:line="360" w:lineRule="auto"/>
        <w:jc w:val="left"/>
        <w:rPr>
          <w:rFonts w:ascii="Arial" w:hAnsi="Arial" w:cs="Arial"/>
          <w:sz w:val="22"/>
          <w:szCs w:val="22"/>
        </w:rPr>
      </w:pPr>
      <w:r w:rsidRPr="6DE41C9F">
        <w:rPr>
          <w:rFonts w:ascii="Arial" w:hAnsi="Arial" w:cs="Arial"/>
          <w:i/>
          <w:iCs/>
          <w:sz w:val="22"/>
          <w:szCs w:val="22"/>
        </w:rPr>
        <w:t>Preprocessing</w:t>
      </w:r>
      <w:del w:id="138" w:author="Sungshin Kim" w:date="2020-04-10T23:34:00Z">
        <w:r w:rsidRPr="6DE41C9F" w:rsidDel="0010457D">
          <w:rPr>
            <w:rFonts w:ascii="Arial" w:hAnsi="Arial" w:cs="Arial"/>
            <w:sz w:val="22"/>
            <w:szCs w:val="22"/>
          </w:rPr>
          <w:delText>.</w:delText>
        </w:r>
        <w:r w:rsidRPr="6DE41C9F" w:rsidDel="00092FEE">
          <w:rPr>
            <w:rFonts w:ascii="Arial" w:hAnsi="Arial" w:cs="Arial"/>
            <w:sz w:val="22"/>
            <w:szCs w:val="22"/>
          </w:rPr>
          <w:delText xml:space="preserve"> Detailed information on the general preprocessing procedure can be found in our preceding article</w:delText>
        </w:r>
      </w:del>
      <w:r w:rsidRPr="6DE41C9F">
        <w:rPr>
          <w:rFonts w:ascii="Arial" w:hAnsi="Arial" w:cs="Arial"/>
          <w:sz w:val="22"/>
          <w:szCs w:val="22"/>
        </w:rPr>
        <w:t>. The functional images underwent slice time acquisition</w:t>
      </w:r>
      <w:r w:rsidR="00F26AA0">
        <w:rPr>
          <w:rFonts w:ascii="Arial" w:hAnsi="Arial" w:cs="Arial"/>
          <w:sz w:val="22"/>
          <w:szCs w:val="22"/>
        </w:rPr>
        <w:t xml:space="preserve"> correction</w:t>
      </w:r>
      <w:r w:rsidRPr="6DE41C9F">
        <w:rPr>
          <w:rFonts w:ascii="Arial" w:hAnsi="Arial" w:cs="Arial"/>
          <w:sz w:val="22"/>
          <w:szCs w:val="22"/>
        </w:rPr>
        <w:t>,</w:t>
      </w:r>
      <w:r w:rsidR="0027697C">
        <w:rPr>
          <w:rFonts w:ascii="Arial" w:hAnsi="Arial" w:cs="Arial"/>
          <w:sz w:val="22"/>
          <w:szCs w:val="22"/>
        </w:rPr>
        <w:t xml:space="preserve"> </w:t>
      </w:r>
      <w:r w:rsidRPr="6DE41C9F">
        <w:rPr>
          <w:rFonts w:ascii="Arial" w:hAnsi="Arial" w:cs="Arial"/>
          <w:sz w:val="22"/>
          <w:szCs w:val="22"/>
        </w:rPr>
        <w:t>realignment to adjust for motion artifacts, and retrospective distortion correction with a field map calculated using the two EPI images in opposite phase encoding directions. Then the images were spatially registered to the structural image, transformed into Montreal Neurological Institute (MNI) template, and resampled into 2.68 mm</w:t>
      </w:r>
      <w:r w:rsidRPr="6DE41C9F">
        <w:rPr>
          <w:rFonts w:ascii="Arial" w:hAnsi="Arial" w:cs="Arial"/>
          <w:sz w:val="22"/>
          <w:szCs w:val="22"/>
          <w:vertAlign w:val="superscript"/>
        </w:rPr>
        <w:t>3</w:t>
      </w:r>
      <w:r w:rsidRPr="6DE41C9F">
        <w:rPr>
          <w:rFonts w:ascii="Arial" w:hAnsi="Arial" w:cs="Arial"/>
          <w:sz w:val="22"/>
          <w:szCs w:val="22"/>
        </w:rPr>
        <w:t xml:space="preserve"> voxels. We then performed spatial smoothing using a Gaussian kernel of 4 x 4 x 4 mm full-width at half-maximum (FWHM) and scaling.</w:t>
      </w:r>
    </w:p>
    <w:p w14:paraId="389D07A0" w14:textId="77777777" w:rsidR="005E4EDA" w:rsidRDefault="005E4EDA">
      <w:pPr>
        <w:wordWrap/>
        <w:spacing w:line="360" w:lineRule="auto"/>
        <w:ind w:firstLine="800"/>
        <w:jc w:val="left"/>
        <w:rPr>
          <w:rFonts w:ascii="Arial" w:hAnsi="Arial" w:cs="Arial"/>
          <w:sz w:val="22"/>
          <w:szCs w:val="22"/>
        </w:rPr>
      </w:pPr>
    </w:p>
    <w:p w14:paraId="7B3A45A3" w14:textId="77777777" w:rsidR="005E4EDA" w:rsidRDefault="005E4EDA">
      <w:pPr>
        <w:widowControl/>
        <w:wordWrap/>
        <w:spacing w:line="360" w:lineRule="auto"/>
        <w:jc w:val="left"/>
        <w:rPr>
          <w:rFonts w:ascii="Arial" w:hAnsi="Arial" w:cs="Arial"/>
          <w:sz w:val="22"/>
          <w:szCs w:val="22"/>
        </w:rPr>
      </w:pPr>
      <w:commentRangeStart w:id="139"/>
      <w:r w:rsidRPr="05BF4C3A">
        <w:rPr>
          <w:rFonts w:ascii="Arial" w:hAnsi="Arial" w:cs="Arial"/>
          <w:i/>
          <w:iCs/>
          <w:sz w:val="22"/>
          <w:szCs w:val="22"/>
        </w:rPr>
        <w:t>Creation of the residual data</w:t>
      </w:r>
      <w:r w:rsidRPr="05BF4C3A">
        <w:rPr>
          <w:rFonts w:ascii="Arial" w:hAnsi="Arial" w:cs="Arial"/>
          <w:sz w:val="22"/>
          <w:szCs w:val="22"/>
        </w:rPr>
        <w:t>.</w:t>
      </w:r>
      <w:commentRangeEnd w:id="139"/>
      <w:r>
        <w:commentReference w:id="139"/>
      </w:r>
      <w:r w:rsidRPr="05BF4C3A">
        <w:rPr>
          <w:rFonts w:ascii="Arial" w:hAnsi="Arial" w:cs="Arial"/>
          <w:i/>
          <w:iCs/>
          <w:sz w:val="22"/>
          <w:szCs w:val="22"/>
        </w:rPr>
        <w:t xml:space="preserve"> </w:t>
      </w:r>
      <w:r w:rsidRPr="05BF4C3A">
        <w:rPr>
          <w:rFonts w:ascii="Arial" w:hAnsi="Arial" w:cs="Arial"/>
          <w:sz w:val="22"/>
          <w:szCs w:val="22"/>
        </w:rPr>
        <w:t>Due to the inherent nature of the main task which resulted in a significant difference in the amount of total movement between early and later stages of learning, we further processed our data to control for this difference by including the total amount of movement (calculated using the sensor displacement data) as an additional nuisance regressor.</w:t>
      </w:r>
    </w:p>
    <w:p w14:paraId="218AE4A0" w14:textId="1AD496F8" w:rsidR="05BF4C3A" w:rsidRDefault="05BF4C3A" w:rsidP="05BF4C3A">
      <w:pPr>
        <w:spacing w:line="360" w:lineRule="auto"/>
        <w:jc w:val="left"/>
        <w:rPr>
          <w:rFonts w:ascii="Arial" w:hAnsi="Arial" w:cs="Arial"/>
          <w:sz w:val="22"/>
          <w:szCs w:val="22"/>
        </w:rPr>
      </w:pPr>
    </w:p>
    <w:p w14:paraId="5341986B" w14:textId="625CDB14" w:rsidR="23F1FC9F" w:rsidRDefault="23F1FC9F" w:rsidP="05BF4C3A">
      <w:pPr>
        <w:spacing w:line="360" w:lineRule="auto"/>
        <w:jc w:val="left"/>
        <w:rPr>
          <w:rFonts w:ascii="Arial" w:eastAsia="Arial" w:hAnsi="Arial" w:cs="Arial"/>
          <w:sz w:val="22"/>
          <w:szCs w:val="22"/>
        </w:rPr>
      </w:pPr>
      <w:r w:rsidRPr="2C560E23">
        <w:rPr>
          <w:rFonts w:ascii="Arial" w:eastAsia="Arial" w:hAnsi="Arial" w:cs="Arial"/>
          <w:i/>
          <w:iCs/>
          <w:sz w:val="22"/>
          <w:szCs w:val="22"/>
        </w:rPr>
        <w:t>Univariate analysis</w:t>
      </w:r>
      <w:r w:rsidRPr="2C560E23">
        <w:rPr>
          <w:rFonts w:ascii="Arial" w:eastAsia="Arial" w:hAnsi="Arial" w:cs="Arial"/>
          <w:sz w:val="22"/>
          <w:szCs w:val="22"/>
        </w:rPr>
        <w:t xml:space="preserve">. </w:t>
      </w:r>
      <w:r w:rsidR="33748DA6" w:rsidRPr="2C560E23">
        <w:rPr>
          <w:rFonts w:ascii="Arial" w:eastAsia="Arial" w:hAnsi="Arial" w:cs="Arial"/>
          <w:sz w:val="22"/>
          <w:szCs w:val="22"/>
        </w:rPr>
        <w:t>Using the data from Runs 1-3, whic</w:t>
      </w:r>
      <w:r w:rsidR="0FDB1CA4" w:rsidRPr="2C560E23">
        <w:rPr>
          <w:rFonts w:ascii="Arial" w:eastAsia="Arial" w:hAnsi="Arial" w:cs="Arial"/>
          <w:sz w:val="22"/>
          <w:szCs w:val="22"/>
        </w:rPr>
        <w:t xml:space="preserve">h were under the practiced mapping, GLM analysis </w:t>
      </w:r>
      <w:r w:rsidR="192CC856" w:rsidRPr="2C560E23">
        <w:rPr>
          <w:rFonts w:ascii="Arial" w:eastAsia="Arial" w:hAnsi="Arial" w:cs="Arial"/>
          <w:sz w:val="22"/>
          <w:szCs w:val="22"/>
        </w:rPr>
        <w:t>using</w:t>
      </w:r>
      <w:r w:rsidR="0FDB1CA4" w:rsidRPr="2C560E23">
        <w:rPr>
          <w:rFonts w:ascii="Arial" w:eastAsia="Arial" w:hAnsi="Arial" w:cs="Arial"/>
          <w:sz w:val="22"/>
          <w:szCs w:val="22"/>
        </w:rPr>
        <w:t xml:space="preserve"> four targets as four regressors was performed</w:t>
      </w:r>
      <w:r w:rsidR="74D64FBF" w:rsidRPr="2C560E23">
        <w:rPr>
          <w:rFonts w:ascii="Arial" w:eastAsia="Arial" w:hAnsi="Arial" w:cs="Arial"/>
          <w:sz w:val="22"/>
          <w:szCs w:val="22"/>
        </w:rPr>
        <w:t xml:space="preserve"> to estimate the beta values of target class</w:t>
      </w:r>
      <w:r w:rsidR="0FDB1CA4" w:rsidRPr="2C560E23">
        <w:rPr>
          <w:rFonts w:ascii="Arial" w:eastAsia="Arial" w:hAnsi="Arial" w:cs="Arial"/>
          <w:sz w:val="22"/>
          <w:szCs w:val="22"/>
        </w:rPr>
        <w:t xml:space="preserve"> for each participant.</w:t>
      </w:r>
      <w:r w:rsidR="33748DA6" w:rsidRPr="2C560E23">
        <w:rPr>
          <w:rFonts w:ascii="Arial" w:eastAsia="Arial" w:hAnsi="Arial" w:cs="Arial"/>
          <w:sz w:val="22"/>
          <w:szCs w:val="22"/>
        </w:rPr>
        <w:t xml:space="preserve"> </w:t>
      </w:r>
      <w:r w:rsidR="2E954087" w:rsidRPr="2C560E23">
        <w:rPr>
          <w:rFonts w:ascii="Arial" w:eastAsia="Arial" w:hAnsi="Arial" w:cs="Arial"/>
          <w:sz w:val="22"/>
          <w:szCs w:val="22"/>
        </w:rPr>
        <w:t>Subsequently,</w:t>
      </w:r>
      <w:r w:rsidR="3E4C6758" w:rsidRPr="2C560E23">
        <w:rPr>
          <w:rFonts w:ascii="Arial" w:eastAsia="Arial" w:hAnsi="Arial" w:cs="Arial"/>
          <w:sz w:val="22"/>
          <w:szCs w:val="22"/>
        </w:rPr>
        <w:t xml:space="preserve"> to examine whether the beta values for the targets differ from each other,</w:t>
      </w:r>
      <w:r w:rsidR="2E954087" w:rsidRPr="2C560E23">
        <w:rPr>
          <w:rFonts w:ascii="Arial" w:eastAsia="Arial" w:hAnsi="Arial" w:cs="Arial"/>
          <w:sz w:val="22"/>
          <w:szCs w:val="22"/>
        </w:rPr>
        <w:t xml:space="preserve"> single-factor AN</w:t>
      </w:r>
      <w:r w:rsidR="0074F724" w:rsidRPr="2C560E23">
        <w:rPr>
          <w:rFonts w:ascii="Arial" w:eastAsia="Arial" w:hAnsi="Arial" w:cs="Arial"/>
          <w:sz w:val="22"/>
          <w:szCs w:val="22"/>
        </w:rPr>
        <w:t>OVA was conducted separately for Early and Late stages.</w:t>
      </w:r>
      <w:r w:rsidRPr="2C560E23">
        <w:rPr>
          <w:rFonts w:ascii="Arial" w:eastAsia="Arial" w:hAnsi="Arial" w:cs="Arial"/>
          <w:sz w:val="22"/>
          <w:szCs w:val="22"/>
        </w:rPr>
        <w:t xml:space="preserve"> </w:t>
      </w:r>
    </w:p>
    <w:p w14:paraId="058E671E" w14:textId="77777777" w:rsidR="005E4EDA" w:rsidRDefault="005E4EDA">
      <w:pPr>
        <w:widowControl/>
        <w:wordWrap/>
        <w:spacing w:line="360" w:lineRule="auto"/>
        <w:jc w:val="left"/>
        <w:rPr>
          <w:rFonts w:ascii="Arial" w:hAnsi="Arial" w:cs="Arial"/>
          <w:sz w:val="22"/>
          <w:szCs w:val="22"/>
        </w:rPr>
      </w:pPr>
    </w:p>
    <w:p w14:paraId="4316A8C3" w14:textId="77777777" w:rsidR="005E4EDA" w:rsidRDefault="005E4EDA">
      <w:pPr>
        <w:widowControl/>
        <w:wordWrap/>
        <w:spacing w:line="360" w:lineRule="auto"/>
        <w:jc w:val="left"/>
        <w:rPr>
          <w:rFonts w:ascii="Arial" w:hAnsi="Arial" w:cs="Arial"/>
          <w:b/>
          <w:sz w:val="22"/>
          <w:szCs w:val="22"/>
        </w:rPr>
      </w:pPr>
      <w:r>
        <w:rPr>
          <w:rFonts w:ascii="Arial" w:hAnsi="Arial" w:cs="Arial"/>
          <w:b/>
          <w:i/>
          <w:sz w:val="22"/>
          <w:szCs w:val="22"/>
        </w:rPr>
        <w:t>Multivariate pattern analysis (MVPA)</w:t>
      </w:r>
    </w:p>
    <w:p w14:paraId="7934DCA0" w14:textId="21AA0120" w:rsidR="005E4EDA" w:rsidRPr="001A6085" w:rsidRDefault="005E4EDA">
      <w:pPr>
        <w:wordWrap/>
        <w:spacing w:line="360" w:lineRule="auto"/>
        <w:jc w:val="left"/>
        <w:rPr>
          <w:rFonts w:ascii="Arial" w:hAnsi="Arial" w:cs="Arial"/>
          <w:color w:val="000000" w:themeColor="text1"/>
          <w:sz w:val="22"/>
          <w:szCs w:val="22"/>
        </w:rPr>
      </w:pPr>
      <w:r w:rsidRPr="2C560E23">
        <w:rPr>
          <w:rFonts w:ascii="Arial" w:hAnsi="Arial" w:cs="Arial"/>
          <w:i/>
          <w:iCs/>
          <w:sz w:val="22"/>
          <w:szCs w:val="22"/>
        </w:rPr>
        <w:t>Preprocessing</w:t>
      </w:r>
      <w:r w:rsidRPr="2C560E23">
        <w:rPr>
          <w:rFonts w:ascii="Arial" w:hAnsi="Arial" w:cs="Arial"/>
          <w:sz w:val="22"/>
          <w:szCs w:val="22"/>
        </w:rPr>
        <w:t xml:space="preserve">. All multivariate pattern analyses (MVPA) were performed using </w:t>
      </w:r>
      <w:proofErr w:type="spellStart"/>
      <w:r w:rsidRPr="2C560E23">
        <w:rPr>
          <w:rFonts w:ascii="Arial" w:hAnsi="Arial" w:cs="Arial"/>
          <w:sz w:val="22"/>
          <w:szCs w:val="22"/>
        </w:rPr>
        <w:t>Scikit</w:t>
      </w:r>
      <w:proofErr w:type="spellEnd"/>
      <w:r w:rsidRPr="2C560E23">
        <w:rPr>
          <w:rFonts w:ascii="Arial" w:hAnsi="Arial" w:cs="Arial"/>
          <w:sz w:val="22"/>
          <w:szCs w:val="22"/>
        </w:rPr>
        <w:t xml:space="preserve">-Learn </w:t>
      </w:r>
      <w:r w:rsidR="00F45EA0">
        <w:rPr>
          <w:rFonts w:ascii="Arial" w:hAnsi="Arial" w:cs="Arial"/>
          <w:sz w:val="22"/>
          <w:szCs w:val="22"/>
        </w:rPr>
        <w:fldChar w:fldCharType="begin"/>
      </w:r>
      <w:r w:rsidR="00F45EA0">
        <w:rPr>
          <w:rFonts w:ascii="Arial" w:hAnsi="Arial" w:cs="Arial"/>
          <w:sz w:val="22"/>
          <w:szCs w:val="22"/>
        </w:rPr>
        <w:instrText xml:space="preserve"> ADDIN EN.CITE &lt;EndNote&gt;&lt;Cite&gt;&lt;Author&gt;Pedregosa&lt;/Author&gt;&lt;Year&gt;2011&lt;/Year&gt;&lt;RecNum&gt;95&lt;/RecNum&gt;&lt;DisplayText&gt;(Pedregosa et al., 2011)&lt;/DisplayText&gt;&lt;record&gt;&lt;rec-number&gt;95&lt;/rec-number&gt;&lt;foreign-keys&gt;&lt;key app="EN" db-id="ffr2fat05wdf98evzanv52eqvz2099wexd9w" timestamp="1586527735"&gt;95&lt;/key&gt;&lt;/foreign-keys&gt;&lt;ref-type name="Journal Article"&gt;17&lt;/ref-type&gt;&lt;contributors&gt;&lt;authors&gt;&lt;author&gt;Pedregosa,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research&lt;/full-title&gt;&lt;/periodical&gt;&lt;pages&gt;2825-2830&lt;/pages&gt;&lt;volume&gt;12&lt;/volume&gt;&lt;number&gt;Oct&lt;/number&gt;&lt;dates&gt;&lt;year&gt;2011&lt;/year&gt;&lt;/dates&gt;&lt;urls&gt;&lt;/urls&gt;&lt;/record&gt;&lt;/Cite&gt;&lt;/EndNote&gt;</w:instrText>
      </w:r>
      <w:r w:rsidR="00F45EA0">
        <w:rPr>
          <w:rFonts w:ascii="Arial" w:hAnsi="Arial" w:cs="Arial"/>
          <w:sz w:val="22"/>
          <w:szCs w:val="22"/>
        </w:rPr>
        <w:fldChar w:fldCharType="separate"/>
      </w:r>
      <w:r w:rsidR="00F45EA0">
        <w:rPr>
          <w:rFonts w:ascii="Arial" w:hAnsi="Arial" w:cs="Arial"/>
          <w:noProof/>
          <w:sz w:val="22"/>
          <w:szCs w:val="22"/>
        </w:rPr>
        <w:t>(Pedregosa et al., 2011)</w:t>
      </w:r>
      <w:r w:rsidR="00F45EA0">
        <w:rPr>
          <w:rFonts w:ascii="Arial" w:hAnsi="Arial" w:cs="Arial"/>
          <w:sz w:val="22"/>
          <w:szCs w:val="22"/>
        </w:rPr>
        <w:fldChar w:fldCharType="end"/>
      </w:r>
      <w:r w:rsidRPr="2C560E23">
        <w:rPr>
          <w:rFonts w:ascii="Arial" w:hAnsi="Arial" w:cs="Arial"/>
          <w:sz w:val="22"/>
          <w:szCs w:val="22"/>
        </w:rPr>
        <w:t xml:space="preserve"> and </w:t>
      </w:r>
      <w:proofErr w:type="spellStart"/>
      <w:r w:rsidRPr="2C560E23">
        <w:rPr>
          <w:rFonts w:ascii="Arial" w:hAnsi="Arial" w:cs="Arial"/>
          <w:sz w:val="22"/>
          <w:szCs w:val="22"/>
        </w:rPr>
        <w:t>Nilearn</w:t>
      </w:r>
      <w:proofErr w:type="spellEnd"/>
      <w:r w:rsidRPr="2C560E23">
        <w:rPr>
          <w:rFonts w:ascii="Arial" w:hAnsi="Arial" w:cs="Arial"/>
          <w:sz w:val="22"/>
          <w:szCs w:val="22"/>
        </w:rPr>
        <w:t xml:space="preserve"> </w:t>
      </w:r>
      <w:r w:rsidR="00F45EA0">
        <w:rPr>
          <w:rFonts w:ascii="Arial" w:hAnsi="Arial" w:cs="Arial"/>
          <w:sz w:val="22"/>
          <w:szCs w:val="22"/>
        </w:rPr>
        <w:fldChar w:fldCharType="begin"/>
      </w:r>
      <w:r w:rsidR="00F45EA0">
        <w:rPr>
          <w:rFonts w:ascii="Arial" w:hAnsi="Arial" w:cs="Arial"/>
          <w:sz w:val="22"/>
          <w:szCs w:val="22"/>
        </w:rPr>
        <w:instrText xml:space="preserve"> ADDIN EN.CITE &lt;EndNote&gt;&lt;Cite&gt;&lt;Author&gt;Abraham&lt;/Author&gt;&lt;Year&gt;2014&lt;/Year&gt;&lt;RecNum&gt;96&lt;/RecNum&gt;&lt;DisplayText&gt;(Abraham et al., 2014)&lt;/DisplayText&gt;&lt;record&gt;&lt;rec-number&gt;96&lt;/rec-number&gt;&lt;foreign-keys&gt;&lt;key app="EN" db-id="ffr2fat05wdf98evzanv52eqvz2099wexd9w" timestamp="1586527815"&gt;96&lt;/key&gt;&lt;/foreign-keys&gt;&lt;ref-type name="Journal Article"&gt;17&lt;/ref-type&gt;&lt;contributors&gt;&lt;authors&gt;&lt;author&gt;Abraham, Alexandre&lt;/author&gt;&lt;author&gt;Pedregosa, Fabian&lt;/author&gt;&lt;author&gt;Eickenberg, Michael&lt;/author&gt;&lt;author&gt;Gervais, Philippe&lt;/author&gt;&lt;author&gt;Mueller, Andreas&lt;/author&gt;&lt;author&gt;Kossaifi, Jean&lt;/author&gt;&lt;author&gt;Gramfort, Alexandre&lt;/author&gt;&lt;author&gt;Thirion, Bertrand&lt;/author&gt;&lt;author&gt;Varoquaux, Gaël&lt;/author&gt;&lt;/authors&gt;&lt;/contributors&gt;&lt;titles&gt;&lt;title&gt;Machine learning for neuroimaging with scikit-learn&lt;/title&gt;&lt;secondary-title&gt;Frontiers in neuroinformatics&lt;/secondary-title&gt;&lt;/titles&gt;&lt;periodical&gt;&lt;full-title&gt;Frontiers in neuroinformatics&lt;/full-title&gt;&lt;/periodical&gt;&lt;pages&gt;14&lt;/pages&gt;&lt;volume&gt;8&lt;/volume&gt;&lt;dates&gt;&lt;year&gt;2014&lt;/year&gt;&lt;/dates&gt;&lt;isbn&gt;1662-5196&lt;/isbn&gt;&lt;urls&gt;&lt;/urls&gt;&lt;/record&gt;&lt;/Cite&gt;&lt;/EndNote&gt;</w:instrText>
      </w:r>
      <w:r w:rsidR="00F45EA0">
        <w:rPr>
          <w:rFonts w:ascii="Arial" w:hAnsi="Arial" w:cs="Arial"/>
          <w:sz w:val="22"/>
          <w:szCs w:val="22"/>
        </w:rPr>
        <w:fldChar w:fldCharType="separate"/>
      </w:r>
      <w:r w:rsidR="00F45EA0">
        <w:rPr>
          <w:rFonts w:ascii="Arial" w:hAnsi="Arial" w:cs="Arial"/>
          <w:noProof/>
          <w:sz w:val="22"/>
          <w:szCs w:val="22"/>
        </w:rPr>
        <w:t>(Abraham et al., 2014)</w:t>
      </w:r>
      <w:r w:rsidR="00F45EA0">
        <w:rPr>
          <w:rFonts w:ascii="Arial" w:hAnsi="Arial" w:cs="Arial"/>
          <w:sz w:val="22"/>
          <w:szCs w:val="22"/>
        </w:rPr>
        <w:fldChar w:fldCharType="end"/>
      </w:r>
      <w:r w:rsidR="00F45EA0">
        <w:rPr>
          <w:rFonts w:ascii="Arial" w:hAnsi="Arial" w:cs="Arial"/>
          <w:sz w:val="22"/>
          <w:szCs w:val="22"/>
        </w:rPr>
        <w:t xml:space="preserve"> </w:t>
      </w:r>
      <w:r w:rsidR="4ABDBC90" w:rsidRPr="2C560E23">
        <w:rPr>
          <w:rFonts w:ascii="Arial" w:hAnsi="Arial" w:cs="Arial"/>
          <w:sz w:val="22"/>
          <w:szCs w:val="22"/>
        </w:rPr>
        <w:t xml:space="preserve">Python </w:t>
      </w:r>
      <w:r w:rsidRPr="2C560E23">
        <w:rPr>
          <w:rFonts w:ascii="Arial" w:hAnsi="Arial" w:cs="Arial"/>
          <w:sz w:val="22"/>
          <w:szCs w:val="22"/>
        </w:rPr>
        <w:t xml:space="preserve">libraries. In accordance with previous literature </w:t>
      </w:r>
      <w:r w:rsidR="006E367A">
        <w:rPr>
          <w:rFonts w:ascii="Arial" w:hAnsi="Arial" w:cs="Arial"/>
          <w:sz w:val="22"/>
          <w:szCs w:val="22"/>
        </w:rPr>
        <w:fldChar w:fldCharType="begin">
          <w:fldData xml:space="preserve">PEVuZE5vdGU+PENpdGU+PEF1dGhvcj5Dcml0dGVuZGVuPC9BdXRob3I+PFllYXI+MjAxNTwvWWVh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</w:fldData>
        </w:fldChar>
      </w:r>
      <w:r w:rsidR="006E367A">
        <w:rPr>
          <w:rFonts w:ascii="Arial" w:hAnsi="Arial" w:cs="Arial"/>
          <w:sz w:val="22"/>
          <w:szCs w:val="22"/>
        </w:rPr>
        <w:instrText xml:space="preserve"> ADDIN EN.CITE </w:instrText>
      </w:r>
      <w:r w:rsidR="006E367A">
        <w:rPr>
          <w:rFonts w:ascii="Arial" w:hAnsi="Arial" w:cs="Arial"/>
          <w:sz w:val="22"/>
          <w:szCs w:val="22"/>
        </w:rPr>
        <w:fldChar w:fldCharType="begin">
          <w:fldData xml:space="preserve">PEVuZE5vdGU+PENpdGU+PEF1dGhvcj5Dcml0dGVuZGVuPC9BdXRob3I+PFllYXI+MjAxNTwvWWVh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</w:fldData>
        </w:fldChar>
      </w:r>
      <w:r w:rsidR="006E367A">
        <w:rPr>
          <w:rFonts w:ascii="Arial" w:hAnsi="Arial" w:cs="Arial"/>
          <w:sz w:val="22"/>
          <w:szCs w:val="22"/>
        </w:rPr>
        <w:instrText xml:space="preserve"> ADDIN EN.CITE.DATA </w:instrText>
      </w:r>
      <w:r w:rsidR="006E367A">
        <w:rPr>
          <w:rFonts w:ascii="Arial" w:hAnsi="Arial" w:cs="Arial"/>
          <w:sz w:val="22"/>
          <w:szCs w:val="22"/>
        </w:rPr>
      </w:r>
      <w:r w:rsidR="006E367A">
        <w:rPr>
          <w:rFonts w:ascii="Arial" w:hAnsi="Arial" w:cs="Arial"/>
          <w:sz w:val="22"/>
          <w:szCs w:val="22"/>
        </w:rPr>
        <w:fldChar w:fldCharType="end"/>
      </w:r>
      <w:r w:rsidR="006E367A">
        <w:rPr>
          <w:rFonts w:ascii="Arial" w:hAnsi="Arial" w:cs="Arial"/>
          <w:sz w:val="22"/>
          <w:szCs w:val="22"/>
        </w:rPr>
      </w:r>
      <w:r w:rsidR="006E367A">
        <w:rPr>
          <w:rFonts w:ascii="Arial" w:hAnsi="Arial" w:cs="Arial"/>
          <w:sz w:val="22"/>
          <w:szCs w:val="22"/>
        </w:rPr>
        <w:fldChar w:fldCharType="separate"/>
      </w:r>
      <w:r w:rsidR="006E367A">
        <w:rPr>
          <w:rFonts w:ascii="Arial" w:hAnsi="Arial" w:cs="Arial"/>
          <w:noProof/>
          <w:sz w:val="22"/>
          <w:szCs w:val="22"/>
        </w:rPr>
        <w:t>(Crittenden et al., 2015)</w:t>
      </w:r>
      <w:r w:rsidR="006E367A">
        <w:rPr>
          <w:rFonts w:ascii="Arial" w:hAnsi="Arial" w:cs="Arial"/>
          <w:sz w:val="22"/>
          <w:szCs w:val="22"/>
        </w:rPr>
        <w:fldChar w:fldCharType="end"/>
      </w:r>
      <w:r w:rsidRPr="2C560E23">
        <w:rPr>
          <w:rFonts w:ascii="Arial" w:hAnsi="Arial" w:cs="Arial"/>
          <w:sz w:val="22"/>
          <w:szCs w:val="22"/>
        </w:rPr>
        <w:t>, the fMRI data were preprocessed by following the exact same procedures used for the mass univariate analyses, except the exclusion of smoothing.</w:t>
      </w:r>
      <w:r w:rsidR="00EC78DE">
        <w:rPr>
          <w:rFonts w:ascii="Arial" w:hAnsi="Arial" w:cs="Arial"/>
          <w:sz w:val="22"/>
          <w:szCs w:val="22"/>
        </w:rPr>
        <w:t xml:space="preserve"> </w:t>
      </w:r>
      <w:r w:rsidR="767DA2BF" w:rsidRPr="2C560E23">
        <w:rPr>
          <w:rFonts w:ascii="Arial" w:hAnsi="Arial" w:cs="Arial"/>
          <w:sz w:val="22"/>
          <w:szCs w:val="22"/>
        </w:rPr>
        <w:t xml:space="preserve">We then </w:t>
      </w:r>
      <w:r w:rsidR="746F1C1B" w:rsidRPr="2C560E23">
        <w:rPr>
          <w:rFonts w:ascii="Arial" w:hAnsi="Arial" w:cs="Arial"/>
          <w:sz w:val="22"/>
          <w:szCs w:val="22"/>
        </w:rPr>
        <w:t>obtained</w:t>
      </w:r>
      <w:r w:rsidR="2E41F601" w:rsidRPr="2C560E23">
        <w:rPr>
          <w:rFonts w:ascii="Arial" w:hAnsi="Arial" w:cs="Arial"/>
          <w:sz w:val="22"/>
          <w:szCs w:val="22"/>
        </w:rPr>
        <w:t xml:space="preserve"> trial</w:t>
      </w:r>
      <w:r w:rsidR="70F2011C" w:rsidRPr="2C560E23">
        <w:rPr>
          <w:rFonts w:ascii="Arial" w:hAnsi="Arial" w:cs="Arial"/>
          <w:sz w:val="22"/>
          <w:szCs w:val="22"/>
        </w:rPr>
        <w:t>-by-trial</w:t>
      </w:r>
      <w:r w:rsidR="5DE04B66" w:rsidRPr="2C560E23">
        <w:rPr>
          <w:rFonts w:ascii="Arial" w:hAnsi="Arial" w:cs="Arial"/>
          <w:sz w:val="22"/>
          <w:szCs w:val="22"/>
        </w:rPr>
        <w:t xml:space="preserve"> </w:t>
      </w:r>
      <w:r w:rsidR="2147F4F6" w:rsidRPr="2C560E23">
        <w:rPr>
          <w:rFonts w:ascii="Arial" w:hAnsi="Arial" w:cs="Arial"/>
          <w:sz w:val="22"/>
          <w:szCs w:val="22"/>
        </w:rPr>
        <w:t>estimated parameter</w:t>
      </w:r>
      <w:r w:rsidR="2055C45D" w:rsidRPr="2C560E23">
        <w:rPr>
          <w:rFonts w:ascii="Arial" w:hAnsi="Arial" w:cs="Arial"/>
          <w:sz w:val="22"/>
          <w:szCs w:val="22"/>
        </w:rPr>
        <w:t>s</w:t>
      </w:r>
      <w:r w:rsidR="2147F4F6" w:rsidRPr="2C560E23">
        <w:rPr>
          <w:rFonts w:ascii="Arial" w:hAnsi="Arial" w:cs="Arial"/>
          <w:sz w:val="22"/>
          <w:szCs w:val="22"/>
        </w:rPr>
        <w:t xml:space="preserve"> (</w:t>
      </w:r>
      <w:r w:rsidR="00C01541">
        <w:rPr>
          <w:rFonts w:ascii="Arial" w:hAnsi="Arial" w:cs="Arial"/>
          <w:sz w:val="22"/>
          <w:szCs w:val="22"/>
        </w:rPr>
        <w:t>beta-</w:t>
      </w:r>
      <w:r w:rsidR="2147F4F6" w:rsidRPr="2C560E23">
        <w:rPr>
          <w:rFonts w:ascii="Arial" w:hAnsi="Arial" w:cs="Arial"/>
          <w:sz w:val="22"/>
          <w:szCs w:val="22"/>
        </w:rPr>
        <w:t>values)</w:t>
      </w:r>
      <w:r w:rsidR="70F2011C" w:rsidRPr="2C560E23">
        <w:rPr>
          <w:rFonts w:ascii="Arial" w:hAnsi="Arial" w:cs="Arial"/>
          <w:sz w:val="22"/>
          <w:szCs w:val="22"/>
        </w:rPr>
        <w:t xml:space="preserve"> </w:t>
      </w:r>
      <w:r w:rsidR="0CEBE3CF" w:rsidRPr="2C560E23">
        <w:rPr>
          <w:rFonts w:ascii="Arial" w:hAnsi="Arial" w:cs="Arial"/>
          <w:sz w:val="22"/>
          <w:szCs w:val="22"/>
        </w:rPr>
        <w:t>using</w:t>
      </w:r>
      <w:r w:rsidR="70F2011C" w:rsidRPr="2C560E23">
        <w:rPr>
          <w:rFonts w:ascii="Arial" w:hAnsi="Arial" w:cs="Arial"/>
          <w:sz w:val="22"/>
          <w:szCs w:val="22"/>
        </w:rPr>
        <w:t xml:space="preserve"> AFNI</w:t>
      </w:r>
      <w:r w:rsidR="51D5CDC7" w:rsidRPr="2C560E23">
        <w:rPr>
          <w:rFonts w:ascii="Arial" w:hAnsi="Arial" w:cs="Arial"/>
          <w:sz w:val="22"/>
          <w:szCs w:val="22"/>
        </w:rPr>
        <w:t>’s</w:t>
      </w:r>
      <w:r w:rsidR="4DC65042" w:rsidRPr="2C560E23">
        <w:rPr>
          <w:rFonts w:ascii="Arial" w:hAnsi="Arial" w:cs="Arial"/>
          <w:sz w:val="22"/>
          <w:szCs w:val="22"/>
        </w:rPr>
        <w:t xml:space="preserve"> </w:t>
      </w:r>
      <w:r w:rsidR="4DC65042" w:rsidRPr="00B90B3D">
        <w:rPr>
          <w:rFonts w:ascii="Arial" w:hAnsi="Arial" w:cs="Arial"/>
          <w:i/>
          <w:iCs/>
          <w:sz w:val="22"/>
          <w:szCs w:val="22"/>
        </w:rPr>
        <w:t>3dLSS</w:t>
      </w:r>
      <w:r w:rsidR="51C7E218" w:rsidRPr="2C560E23">
        <w:rPr>
          <w:rFonts w:ascii="Arial" w:hAnsi="Arial" w:cs="Arial"/>
          <w:sz w:val="22"/>
          <w:szCs w:val="22"/>
        </w:rPr>
        <w:t xml:space="preserve">, which </w:t>
      </w:r>
      <w:r w:rsidR="5C9F0DCE" w:rsidRPr="2C560E23">
        <w:rPr>
          <w:rFonts w:ascii="Arial" w:hAnsi="Arial" w:cs="Arial"/>
          <w:sz w:val="22"/>
          <w:szCs w:val="22"/>
        </w:rPr>
        <w:t>has been suggested to be a</w:t>
      </w:r>
      <w:r w:rsidR="51C7E218" w:rsidRPr="2C560E23">
        <w:rPr>
          <w:rFonts w:ascii="Arial" w:hAnsi="Arial" w:cs="Arial"/>
          <w:sz w:val="22"/>
          <w:szCs w:val="22"/>
        </w:rPr>
        <w:t xml:space="preserve"> </w:t>
      </w:r>
      <w:r w:rsidR="24AF7644" w:rsidRPr="2C560E23">
        <w:rPr>
          <w:rFonts w:ascii="Arial" w:hAnsi="Arial" w:cs="Arial"/>
          <w:sz w:val="22"/>
          <w:szCs w:val="22"/>
        </w:rPr>
        <w:t xml:space="preserve">particularly </w:t>
      </w:r>
      <w:r w:rsidR="51C7E218" w:rsidRPr="2C560E23">
        <w:rPr>
          <w:rFonts w:ascii="Arial" w:hAnsi="Arial" w:cs="Arial"/>
          <w:sz w:val="22"/>
          <w:szCs w:val="22"/>
        </w:rPr>
        <w:t>effective approach for rapid even-related design</w:t>
      </w:r>
      <w:r w:rsidR="7473AA74" w:rsidRPr="2C560E23">
        <w:rPr>
          <w:rFonts w:ascii="Arial" w:hAnsi="Arial" w:cs="Arial"/>
          <w:sz w:val="22"/>
          <w:szCs w:val="22"/>
        </w:rPr>
        <w:t>s</w:t>
      </w:r>
      <w:r w:rsidR="7AE75171" w:rsidRPr="2C560E23">
        <w:rPr>
          <w:rFonts w:ascii="Arial" w:hAnsi="Arial" w:cs="Arial"/>
          <w:sz w:val="22"/>
          <w:szCs w:val="22"/>
        </w:rPr>
        <w:t xml:space="preserve"> </w:t>
      </w:r>
      <w:r w:rsidR="00575319">
        <w:rPr>
          <w:rFonts w:ascii="Arial" w:hAnsi="Arial" w:cs="Arial"/>
          <w:sz w:val="22"/>
          <w:szCs w:val="22"/>
        </w:rPr>
        <w:fldChar w:fldCharType="begin"/>
      </w:r>
      <w:r w:rsidR="00575319">
        <w:rPr>
          <w:rFonts w:ascii="Arial" w:hAnsi="Arial" w:cs="Arial"/>
          <w:sz w:val="22"/>
          <w:szCs w:val="22"/>
        </w:rPr>
        <w:instrText xml:space="preserve"> ADDIN EN.CITE &lt;EndNote&gt;&lt;Cite&gt;&lt;Author&gt;Mumford&lt;/Author&gt;&lt;Year&gt;2012&lt;/Year&gt;&lt;RecNum&gt;89&lt;/RecNum&gt;&lt;DisplayText&gt;(Mumford et al., 2012)&lt;/DisplayText&gt;&lt;record&gt;&lt;rec-number&gt;89&lt;/rec-number&gt;&lt;foreign-keys&gt;&lt;key app="EN" db-id="ffr2fat05wdf98evzanv52eqvz2099wexd9w" timestamp="1586527541"&gt;89&lt;/key&gt;&lt;/foreign-keys&gt;&lt;ref-type name="Journal Article"&gt;17&lt;/ref-type&gt;&lt;contributors&gt;&lt;authors&gt;&lt;author&gt;Mumford, J. A.&lt;/author&gt;&lt;author&gt;Turner, B. O.&lt;/author&gt;&lt;author&gt;Ashby, F. G.&lt;/author&gt;&lt;author&gt;Poldrack, R. A.&lt;/author&gt;&lt;/authors&gt;&lt;/contributors&gt;&lt;auth-address&gt;Department of Psychology, University of Texas, Austin, TX 78759, USA. jeanette.mumford@gmail.com&lt;/auth-address&gt;&lt;titles&gt;&lt;title&gt;Deconvolving BOLD activation in event-related designs for multivoxel pattern classification analyses&lt;/title&gt;&lt;secondary-title&gt;Neuroimage&lt;/secondary-title&gt;&lt;/titles&gt;&lt;periodical&gt;&lt;full-title&gt;Neuroimage&lt;/full-title&gt;&lt;/periodical&gt;&lt;pages&gt;2636-43&lt;/pages&gt;&lt;volume&gt;59&lt;/volume&gt;&lt;number&gt;3&lt;/number&gt;&lt;edition&gt;2011/09/20&lt;/edition&gt;&lt;keywords&gt;&lt;keyword&gt;Cognition/*physiology&lt;/keyword&gt;&lt;keyword&gt;Computer Simulation&lt;/keyword&gt;&lt;keyword&gt;Data Interpretation, Statistical&lt;/keyword&gt;&lt;keyword&gt;Evoked Potentials/*physiology&lt;/keyword&gt;&lt;keyword&gt;Humans&lt;/keyword&gt;&lt;keyword&gt;Image Processing, Computer-Assisted/methods&lt;/keyword&gt;&lt;keyword&gt;Linear Models&lt;/keyword&gt;&lt;keyword&gt;Logistic Models&lt;/keyword&gt;&lt;keyword&gt;Magnetic Resonance Imaging&lt;/keyword&gt;&lt;keyword&gt;Models, Neurological&lt;/keyword&gt;&lt;keyword&gt;Oxygen/*blood&lt;/keyword&gt;&lt;keyword&gt;Psychomotor Performance/*physiology&lt;/keyword&gt;&lt;keyword&gt;Reading&lt;/keyword&gt;&lt;keyword&gt;Regression Analysis&lt;/keyword&gt;&lt;keyword&gt;Reproducibility of Results&lt;/keyword&gt;&lt;keyword&gt;Signal-To-Noise Ratio&lt;/keyword&gt;&lt;/keywords&gt;&lt;dates&gt;&lt;year&gt;2012&lt;/year&gt;&lt;pub-dates&gt;&lt;date&gt;Feb 1&lt;/date&gt;&lt;/pub-dates&gt;&lt;/dates&gt;&lt;isbn&gt;1095-9572 (Electronic)&amp;#xD;1053-8119 (Linking)&lt;/isbn&gt;&lt;accession-num&gt;21924359&lt;/accession-num&gt;&lt;urls&gt;&lt;related-urls&gt;&lt;url&gt;https://www.ncbi.nlm.nih.gov/pubmed/21924359&lt;/url&gt;&lt;/related-urls&gt;&lt;/urls&gt;&lt;custom2&gt;PMC3251697&lt;/custom2&gt;&lt;electronic-resource-num&gt;10.1016/j.neuroimage.2011.08.076&lt;/electronic-resource-num&gt;&lt;/record&gt;&lt;/Cite&gt;&lt;/EndNote&gt;</w:instrText>
      </w:r>
      <w:r w:rsidR="00575319">
        <w:rPr>
          <w:rFonts w:ascii="Arial" w:hAnsi="Arial" w:cs="Arial"/>
          <w:sz w:val="22"/>
          <w:szCs w:val="22"/>
        </w:rPr>
        <w:fldChar w:fldCharType="separate"/>
      </w:r>
      <w:r w:rsidR="00575319">
        <w:rPr>
          <w:rFonts w:ascii="Arial" w:hAnsi="Arial" w:cs="Arial"/>
          <w:noProof/>
          <w:sz w:val="22"/>
          <w:szCs w:val="22"/>
        </w:rPr>
        <w:t>(Mumford et al., 2012)</w:t>
      </w:r>
      <w:r w:rsidR="00575319">
        <w:rPr>
          <w:rFonts w:ascii="Arial" w:hAnsi="Arial" w:cs="Arial"/>
          <w:sz w:val="22"/>
          <w:szCs w:val="22"/>
        </w:rPr>
        <w:fldChar w:fldCharType="end"/>
      </w:r>
      <w:r w:rsidR="4DC65042" w:rsidRPr="2C560E23">
        <w:rPr>
          <w:rFonts w:ascii="Arial" w:hAnsi="Arial" w:cs="Arial"/>
          <w:sz w:val="22"/>
          <w:szCs w:val="22"/>
        </w:rPr>
        <w:t>.</w:t>
      </w:r>
      <w:r w:rsidR="5E3283FE" w:rsidRPr="2C560E23">
        <w:rPr>
          <w:rFonts w:ascii="Arial" w:hAnsi="Arial" w:cs="Arial"/>
          <w:sz w:val="22"/>
          <w:szCs w:val="22"/>
        </w:rPr>
        <w:t xml:space="preserve"> The </w:t>
      </w:r>
      <w:r w:rsidR="5E3283FE" w:rsidRPr="001A6085">
        <w:rPr>
          <w:rFonts w:ascii="Arial" w:hAnsi="Arial" w:cs="Arial"/>
          <w:color w:val="000000" w:themeColor="text1"/>
          <w:sz w:val="22"/>
          <w:szCs w:val="22"/>
        </w:rPr>
        <w:t xml:space="preserve">estimated </w:t>
      </w:r>
      <w:r w:rsidR="001E5B39" w:rsidRPr="001A6085">
        <w:rPr>
          <w:rFonts w:ascii="Arial" w:eastAsia="Arial" w:hAnsi="Arial" w:cs="Arial"/>
          <w:color w:val="000000" w:themeColor="text1"/>
          <w:sz w:val="22"/>
          <w:szCs w:val="22"/>
        </w:rPr>
        <w:t>beta-</w:t>
      </w:r>
      <w:r w:rsidR="5E3283FE" w:rsidRPr="001A6085">
        <w:rPr>
          <w:rFonts w:ascii="Arial" w:eastAsia="Arial" w:hAnsi="Arial" w:cs="Arial"/>
          <w:color w:val="000000" w:themeColor="text1"/>
          <w:sz w:val="22"/>
          <w:szCs w:val="22"/>
        </w:rPr>
        <w:t xml:space="preserve">values were used as inputs for subsequent </w:t>
      </w:r>
      <w:r w:rsidR="00240A43">
        <w:rPr>
          <w:rFonts w:ascii="Arial" w:eastAsia="Arial" w:hAnsi="Arial" w:cs="Arial"/>
          <w:color w:val="000000" w:themeColor="text1"/>
          <w:sz w:val="22"/>
          <w:szCs w:val="22"/>
        </w:rPr>
        <w:t>classification</w:t>
      </w:r>
      <w:r w:rsidR="003646D7" w:rsidRPr="001A6085">
        <w:rPr>
          <w:rFonts w:ascii="Arial" w:eastAsia="Arial" w:hAnsi="Arial" w:cs="Arial"/>
          <w:color w:val="000000" w:themeColor="text1"/>
          <w:sz w:val="22"/>
          <w:szCs w:val="22"/>
        </w:rPr>
        <w:t xml:space="preserve"> </w:t>
      </w:r>
      <w:r w:rsidR="5E3283FE" w:rsidRPr="001A6085">
        <w:rPr>
          <w:rFonts w:ascii="Arial" w:eastAsia="Arial" w:hAnsi="Arial" w:cs="Arial"/>
          <w:color w:val="000000" w:themeColor="text1"/>
          <w:sz w:val="22"/>
          <w:szCs w:val="22"/>
        </w:rPr>
        <w:t>analys</w:t>
      </w:r>
      <w:r w:rsidR="732F18F6" w:rsidRPr="001A6085">
        <w:rPr>
          <w:rFonts w:ascii="Arial" w:eastAsia="Arial" w:hAnsi="Arial" w:cs="Arial"/>
          <w:color w:val="000000" w:themeColor="text1"/>
          <w:sz w:val="22"/>
          <w:szCs w:val="22"/>
        </w:rPr>
        <w:t>e</w:t>
      </w:r>
      <w:r w:rsidR="5E3283FE" w:rsidRPr="001A6085">
        <w:rPr>
          <w:rFonts w:ascii="Arial" w:eastAsia="Arial" w:hAnsi="Arial" w:cs="Arial"/>
          <w:color w:val="000000" w:themeColor="text1"/>
          <w:sz w:val="22"/>
          <w:szCs w:val="22"/>
        </w:rPr>
        <w:t>s.</w:t>
      </w:r>
    </w:p>
    <w:p w14:paraId="4A9C4A29" w14:textId="4710AAD6" w:rsidR="005E4EDA" w:rsidRDefault="005E4EDA" w:rsidP="00660E19">
      <w:pPr>
        <w:wordWrap/>
        <w:spacing w:line="360" w:lineRule="auto"/>
        <w:jc w:val="left"/>
        <w:rPr>
          <w:rFonts w:ascii="Arial" w:hAnsi="Arial" w:cs="Arial"/>
          <w:sz w:val="22"/>
          <w:szCs w:val="22"/>
        </w:rPr>
      </w:pPr>
      <w:r w:rsidRPr="6DE41C9F">
        <w:rPr>
          <w:rFonts w:ascii="Arial" w:hAnsi="Arial" w:cs="Arial"/>
          <w:i/>
          <w:iCs/>
          <w:sz w:val="22"/>
          <w:szCs w:val="22"/>
        </w:rPr>
        <w:t xml:space="preserve">Multivariate </w:t>
      </w:r>
      <w:r w:rsidR="00240A43">
        <w:rPr>
          <w:rFonts w:ascii="Arial" w:hAnsi="Arial" w:cs="Arial"/>
          <w:i/>
          <w:iCs/>
          <w:sz w:val="22"/>
          <w:szCs w:val="22"/>
        </w:rPr>
        <w:t>classification</w:t>
      </w:r>
      <w:r w:rsidRPr="6DE41C9F">
        <w:rPr>
          <w:rFonts w:ascii="Arial" w:hAnsi="Arial" w:cs="Arial"/>
          <w:i/>
          <w:iCs/>
          <w:sz w:val="22"/>
          <w:szCs w:val="22"/>
        </w:rPr>
        <w:t xml:space="preserve"> analysis. </w:t>
      </w:r>
      <w:r w:rsidRPr="6DE41C9F">
        <w:rPr>
          <w:rFonts w:ascii="Arial" w:hAnsi="Arial" w:cs="Arial"/>
          <w:sz w:val="22"/>
          <w:szCs w:val="22"/>
        </w:rPr>
        <w:t xml:space="preserve">For the multivariate </w:t>
      </w:r>
      <w:r w:rsidR="00240A43">
        <w:rPr>
          <w:rFonts w:ascii="Arial" w:hAnsi="Arial" w:cs="Arial"/>
          <w:sz w:val="22"/>
          <w:szCs w:val="22"/>
        </w:rPr>
        <w:t>classification</w:t>
      </w:r>
      <w:r w:rsidRPr="6DE41C9F">
        <w:rPr>
          <w:rFonts w:ascii="Arial" w:hAnsi="Arial" w:cs="Arial"/>
          <w:sz w:val="22"/>
          <w:szCs w:val="22"/>
        </w:rPr>
        <w:t xml:space="preserve"> analysis, we used the linear discrimination analysis (LDA) classifiers with least squares solution and covariance shrinkage (tolerance = 0.0001), as shrinkage LDA has been frequently employed for fMRI analysis for its simplicity, computational efficiency, and robustness </w:t>
      </w:r>
      <w:r w:rsidR="007B2C55">
        <w:rPr>
          <w:rFonts w:ascii="Arial" w:hAnsi="Arial" w:cs="Arial"/>
          <w:sz w:val="22"/>
          <w:szCs w:val="22"/>
        </w:rPr>
        <w:fldChar w:fldCharType="begin">
          <w:fldData xml:space="preserve">PEVuZE5vdGU+PENpdGU+PEF1dGhvcj5NaXNha2k8L0F1dGhvcj48WWVhcj4yMDEwPC9ZZWFyPjxS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</w:fldData>
        </w:fldChar>
      </w:r>
      <w:r w:rsidR="007B2C55" w:rsidRPr="00B90B3D">
        <w:rPr>
          <w:rFonts w:ascii="Arial" w:hAnsi="Arial" w:cs="Arial"/>
          <w:sz w:val="22"/>
          <w:szCs w:val="22"/>
        </w:rPr>
        <w:instrText xml:space="preserve"> ADDIN EN.CITE </w:instrText>
      </w:r>
      <w:r w:rsidR="007B2C55" w:rsidRPr="00B90B3D">
        <w:rPr>
          <w:rFonts w:ascii="Arial" w:hAnsi="Arial" w:cs="Arial"/>
          <w:sz w:val="22"/>
          <w:szCs w:val="22"/>
        </w:rPr>
        <w:fldChar w:fldCharType="begin">
          <w:fldData xml:space="preserve">PEVuZE5vdGU+PENpdGU+PEF1dGhvcj5NaXNha2k8L0F1dGhvcj48WWVhcj4yMDEwPC9ZZWFyPjxS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</w:fldData>
        </w:fldChar>
      </w:r>
      <w:r w:rsidR="007B2C55" w:rsidRPr="00B90B3D">
        <w:rPr>
          <w:rFonts w:ascii="Arial" w:hAnsi="Arial" w:cs="Arial"/>
          <w:sz w:val="22"/>
          <w:szCs w:val="22"/>
        </w:rPr>
        <w:instrText xml:space="preserve"> ADDIN EN.CITE.DATA </w:instrText>
      </w:r>
      <w:r w:rsidR="007B2C55" w:rsidRPr="00B90B3D">
        <w:rPr>
          <w:rFonts w:ascii="Arial" w:hAnsi="Arial" w:cs="Arial"/>
          <w:sz w:val="22"/>
          <w:szCs w:val="22"/>
        </w:rPr>
      </w:r>
      <w:r w:rsidR="007B2C55" w:rsidRPr="00B90B3D">
        <w:rPr>
          <w:rFonts w:ascii="Arial" w:hAnsi="Arial" w:cs="Arial"/>
          <w:sz w:val="22"/>
          <w:szCs w:val="22"/>
        </w:rPr>
        <w:fldChar w:fldCharType="end"/>
      </w:r>
      <w:r w:rsidR="007B2C55">
        <w:rPr>
          <w:rFonts w:ascii="Arial" w:hAnsi="Arial" w:cs="Arial"/>
          <w:sz w:val="22"/>
          <w:szCs w:val="22"/>
        </w:rPr>
      </w:r>
      <w:r w:rsidR="007B2C55">
        <w:rPr>
          <w:rFonts w:ascii="Arial" w:hAnsi="Arial" w:cs="Arial"/>
          <w:sz w:val="22"/>
          <w:szCs w:val="22"/>
        </w:rPr>
        <w:fldChar w:fldCharType="separate"/>
      </w:r>
      <w:r w:rsidR="007B2C55">
        <w:rPr>
          <w:rFonts w:ascii="Arial" w:hAnsi="Arial" w:cs="Arial"/>
          <w:noProof/>
          <w:sz w:val="22"/>
          <w:szCs w:val="22"/>
        </w:rPr>
        <w:t>(Misaki et al., 2010; Hohne et al., 2016)</w:t>
      </w:r>
      <w:r w:rsidR="007B2C55">
        <w:rPr>
          <w:rFonts w:ascii="Arial" w:hAnsi="Arial" w:cs="Arial"/>
          <w:sz w:val="22"/>
          <w:szCs w:val="22"/>
        </w:rPr>
        <w:fldChar w:fldCharType="end"/>
      </w:r>
      <w:r w:rsidRPr="6DE41C9F">
        <w:rPr>
          <w:rFonts w:ascii="Arial" w:hAnsi="Arial" w:cs="Arial"/>
          <w:sz w:val="22"/>
          <w:szCs w:val="22"/>
        </w:rPr>
        <w:t>.</w:t>
      </w:r>
      <w:r w:rsidR="000037E8">
        <w:rPr>
          <w:rFonts w:ascii="Arial" w:hAnsi="Arial" w:cs="Arial"/>
          <w:sz w:val="22"/>
          <w:szCs w:val="22"/>
        </w:rPr>
        <w:t xml:space="preserve"> </w:t>
      </w:r>
      <w:r w:rsidRPr="2C560E23">
        <w:rPr>
          <w:rFonts w:ascii="Arial" w:hAnsi="Arial" w:cs="Arial"/>
          <w:sz w:val="22"/>
          <w:szCs w:val="22"/>
        </w:rPr>
        <w:t xml:space="preserve">To investigate whether the regional brain activity represented the information on the four targets presented during the main task (see Figure 1A and the “Task Design” section of Methods). For each mapping (a total of three fMRI runs in each visit; see </w:t>
      </w:r>
      <w:r w:rsidRPr="2C560E23">
        <w:rPr>
          <w:rFonts w:ascii="Arial" w:hAnsi="Arial" w:cs="Arial"/>
          <w:sz w:val="22"/>
          <w:szCs w:val="22"/>
        </w:rPr>
        <w:lastRenderedPageBreak/>
        <w:t xml:space="preserve">Figure 1B), </w:t>
      </w:r>
      <w:r w:rsidR="00240A43">
        <w:rPr>
          <w:rFonts w:ascii="Arial" w:eastAsia="Arial" w:hAnsi="Arial" w:cs="Arial"/>
          <w:color w:val="000000" w:themeColor="text1"/>
          <w:sz w:val="22"/>
          <w:szCs w:val="22"/>
        </w:rPr>
        <w:t>classification</w:t>
      </w:r>
      <w:r w:rsidR="00166623" w:rsidRPr="2C560E23">
        <w:rPr>
          <w:rFonts w:ascii="Arial" w:eastAsia="Arial" w:hAnsi="Arial" w:cs="Arial"/>
          <w:color w:val="000000" w:themeColor="text1"/>
          <w:sz w:val="22"/>
          <w:szCs w:val="22"/>
        </w:rPr>
        <w:t xml:space="preserve"> </w:t>
      </w:r>
      <w:r w:rsidRPr="2C560E23">
        <w:rPr>
          <w:rFonts w:ascii="Arial" w:hAnsi="Arial" w:cs="Arial"/>
          <w:sz w:val="22"/>
          <w:szCs w:val="22"/>
        </w:rPr>
        <w:t>accuracies were calculated by using two of the three runs as the training set and the remaining run as the test set and averaging the resulting accuracies (i.e., three-fold leave-one-run-out cross-validation).</w:t>
      </w:r>
    </w:p>
    <w:p w14:paraId="68D5E0BB" w14:textId="77777777" w:rsidR="005E4EDA" w:rsidRDefault="005E4EDA" w:rsidP="00DB2E11">
      <w:pPr>
        <w:wordWrap/>
        <w:spacing w:line="360" w:lineRule="auto"/>
        <w:jc w:val="left"/>
        <w:rPr>
          <w:rFonts w:ascii="Arial" w:hAnsi="Arial" w:cs="Arial"/>
          <w:sz w:val="22"/>
          <w:szCs w:val="22"/>
        </w:rPr>
      </w:pPr>
    </w:p>
    <w:p w14:paraId="701B5DF7" w14:textId="5485FED5" w:rsidR="005E4EDA" w:rsidRPr="009E247F" w:rsidRDefault="005E4EDA" w:rsidP="009E247F">
      <w:pPr>
        <w:pStyle w:val="ListParagraph"/>
        <w:numPr>
          <w:ilvl w:val="0"/>
          <w:numId w:val="4"/>
        </w:numPr>
        <w:spacing w:line="360" w:lineRule="auto"/>
        <w:rPr>
          <w:rFonts w:ascii="Arial" w:hAnsi="Arial" w:cs="Arial"/>
          <w:bCs/>
          <w:i/>
          <w:iCs/>
          <w:sz w:val="22"/>
          <w:szCs w:val="22"/>
          <w:rPrChange w:id="140" w:author="Microsoft Office User" w:date="2020-07-20T08:56:00Z">
            <w:rPr/>
          </w:rPrChange>
        </w:rPr>
        <w:pPrChange w:id="141" w:author="Microsoft Office User" w:date="2020-07-20T08:56:00Z">
          <w:pPr>
            <w:wordWrap/>
            <w:spacing w:line="360" w:lineRule="auto"/>
            <w:jc w:val="left"/>
          </w:pPr>
        </w:pPrChange>
      </w:pPr>
      <w:r w:rsidRPr="009E247F">
        <w:rPr>
          <w:rFonts w:ascii="Arial" w:hAnsi="Arial" w:cs="Arial"/>
          <w:bCs/>
          <w:i/>
          <w:iCs/>
          <w:sz w:val="22"/>
          <w:szCs w:val="22"/>
          <w:rPrChange w:id="142" w:author="Microsoft Office User" w:date="2020-07-20T08:56:00Z">
            <w:rPr/>
          </w:rPrChange>
        </w:rPr>
        <w:t>ROI-based MVPA</w:t>
      </w:r>
    </w:p>
    <w:p w14:paraId="64F0CC7B" w14:textId="6576B479" w:rsidR="005E4EDA" w:rsidRDefault="005E4EDA" w:rsidP="00B344EF">
      <w:pPr>
        <w:wordWrap/>
        <w:spacing w:line="360" w:lineRule="auto"/>
        <w:jc w:val="left"/>
        <w:rPr>
          <w:rFonts w:ascii="Arial" w:hAnsi="Arial" w:cs="Arial"/>
          <w:sz w:val="22"/>
          <w:szCs w:val="22"/>
        </w:rPr>
      </w:pPr>
      <w:r w:rsidRPr="6DE41C9F">
        <w:rPr>
          <w:rFonts w:ascii="Arial" w:hAnsi="Arial" w:cs="Arial"/>
          <w:i/>
          <w:iCs/>
          <w:sz w:val="22"/>
          <w:szCs w:val="22"/>
        </w:rPr>
        <w:t>Hand-movement localizer ROIs</w:t>
      </w:r>
      <w:r w:rsidRPr="6DE41C9F">
        <w:rPr>
          <w:rFonts w:ascii="Arial" w:hAnsi="Arial" w:cs="Arial"/>
          <w:sz w:val="22"/>
          <w:szCs w:val="22"/>
        </w:rPr>
        <w:t xml:space="preserve">. </w:t>
      </w:r>
      <w:r w:rsidR="00240A43">
        <w:rPr>
          <w:rFonts w:ascii="Arial" w:hAnsi="Arial" w:cs="Arial"/>
          <w:sz w:val="22"/>
          <w:szCs w:val="22"/>
        </w:rPr>
        <w:t>Classification</w:t>
      </w:r>
      <w:r w:rsidR="00166623" w:rsidRPr="6DE41C9F">
        <w:rPr>
          <w:rFonts w:ascii="Arial" w:hAnsi="Arial" w:cs="Arial"/>
          <w:sz w:val="22"/>
          <w:szCs w:val="22"/>
        </w:rPr>
        <w:t xml:space="preserve"> </w:t>
      </w:r>
      <w:r w:rsidRPr="6DE41C9F">
        <w:rPr>
          <w:rFonts w:ascii="Arial" w:hAnsi="Arial" w:cs="Arial"/>
          <w:sz w:val="22"/>
          <w:szCs w:val="22"/>
        </w:rPr>
        <w:t xml:space="preserve">accuracies were computed for each of the size-adjusted hand-movement localizer ROIs. Then, to identify the regions in which the information representing the targets had changed in relation to motor skill learning, </w:t>
      </w:r>
      <w:commentRangeStart w:id="143"/>
      <w:r w:rsidRPr="6DE41C9F">
        <w:rPr>
          <w:rFonts w:ascii="Arial" w:hAnsi="Arial" w:cs="Arial"/>
          <w:sz w:val="22"/>
          <w:szCs w:val="22"/>
        </w:rPr>
        <w:t xml:space="preserve">paired </w:t>
      </w:r>
      <w:r w:rsidRPr="6DE41C9F">
        <w:rPr>
          <w:rFonts w:ascii="Arial" w:hAnsi="Arial" w:cs="Arial"/>
          <w:i/>
          <w:iCs/>
          <w:sz w:val="22"/>
          <w:szCs w:val="22"/>
        </w:rPr>
        <w:t>t-</w:t>
      </w:r>
      <w:r w:rsidRPr="6DE41C9F">
        <w:rPr>
          <w:rFonts w:ascii="Arial" w:hAnsi="Arial" w:cs="Arial"/>
          <w:sz w:val="22"/>
          <w:szCs w:val="22"/>
        </w:rPr>
        <w:t xml:space="preserve">tests of the accuracies between learning stages were performed. </w:t>
      </w:r>
      <w:commentRangeEnd w:id="143"/>
      <w:r>
        <w:commentReference w:id="143"/>
      </w:r>
    </w:p>
    <w:p w14:paraId="04E17F5A" w14:textId="77777777" w:rsidR="005E4EDA" w:rsidRDefault="005E4EDA" w:rsidP="007116AB">
      <w:pPr>
        <w:wordWrap/>
        <w:spacing w:line="360" w:lineRule="auto"/>
        <w:jc w:val="left"/>
        <w:rPr>
          <w:rFonts w:ascii="Arial" w:hAnsi="Arial" w:cs="Arial"/>
          <w:i/>
          <w:iCs/>
          <w:sz w:val="22"/>
          <w:szCs w:val="22"/>
        </w:rPr>
      </w:pPr>
    </w:p>
    <w:p w14:paraId="59DF4C0D" w14:textId="3F0204E3" w:rsidR="005E4EDA" w:rsidRDefault="005E4EDA" w:rsidP="00F46536">
      <w:pPr>
        <w:wordWrap/>
        <w:spacing w:line="360" w:lineRule="auto"/>
        <w:jc w:val="left"/>
        <w:rPr>
          <w:rFonts w:ascii="Arial" w:hAnsi="Arial" w:cs="Arial"/>
          <w:sz w:val="22"/>
          <w:szCs w:val="22"/>
        </w:rPr>
      </w:pPr>
      <w:commentRangeStart w:id="144"/>
      <w:r w:rsidRPr="6DE41C9F">
        <w:rPr>
          <w:rFonts w:ascii="Arial" w:hAnsi="Arial" w:cs="Arial"/>
          <w:i/>
          <w:iCs/>
          <w:sz w:val="22"/>
          <w:szCs w:val="22"/>
        </w:rPr>
        <w:t>Visual ROIs</w:t>
      </w:r>
      <w:r w:rsidRPr="6DE41C9F">
        <w:rPr>
          <w:rFonts w:ascii="Arial" w:hAnsi="Arial" w:cs="Arial"/>
          <w:sz w:val="22"/>
          <w:szCs w:val="22"/>
        </w:rPr>
        <w:t>.</w:t>
      </w:r>
      <w:commentRangeEnd w:id="144"/>
      <w:r>
        <w:commentReference w:id="144"/>
      </w:r>
      <w:r w:rsidRPr="6DE41C9F">
        <w:rPr>
          <w:rFonts w:ascii="Arial" w:hAnsi="Arial" w:cs="Arial"/>
          <w:sz w:val="22"/>
          <w:szCs w:val="22"/>
        </w:rPr>
        <w:t xml:space="preserve"> As the localization of the task-related information in the visual network was not of our main interest, the </w:t>
      </w:r>
      <w:commentRangeStart w:id="145"/>
      <w:r w:rsidRPr="6DE41C9F">
        <w:rPr>
          <w:rFonts w:ascii="Arial" w:hAnsi="Arial" w:cs="Arial"/>
          <w:sz w:val="22"/>
          <w:szCs w:val="22"/>
        </w:rPr>
        <w:t xml:space="preserve">entire visual ROIs </w:t>
      </w:r>
      <w:commentRangeEnd w:id="145"/>
      <w:r w:rsidR="00F52A13">
        <w:rPr>
          <w:rStyle w:val="CommentReference"/>
        </w:rPr>
        <w:commentReference w:id="145"/>
      </w:r>
      <w:r w:rsidRPr="6DE41C9F">
        <w:rPr>
          <w:rFonts w:ascii="Arial" w:hAnsi="Arial" w:cs="Arial"/>
          <w:sz w:val="22"/>
          <w:szCs w:val="22"/>
        </w:rPr>
        <w:t xml:space="preserve">were combined into a single ROI, in which the </w:t>
      </w:r>
      <w:del w:id="146" w:author="Sungshin Kim" w:date="2020-04-12T01:35:00Z">
        <w:r w:rsidRPr="6DE41C9F" w:rsidDel="00166623">
          <w:rPr>
            <w:rFonts w:ascii="Arial" w:hAnsi="Arial" w:cs="Arial"/>
            <w:sz w:val="22"/>
            <w:szCs w:val="22"/>
          </w:rPr>
          <w:delText xml:space="preserve">classification </w:delText>
        </w:r>
      </w:del>
      <w:ins w:id="147" w:author="Sungshin Kim" w:date="2020-04-12T22:20:00Z">
        <w:r w:rsidR="00240A43">
          <w:rPr>
            <w:rFonts w:ascii="Arial" w:hAnsi="Arial" w:cs="Arial"/>
            <w:sz w:val="22"/>
            <w:szCs w:val="22"/>
          </w:rPr>
          <w:t>classification</w:t>
        </w:r>
      </w:ins>
      <w:ins w:id="148" w:author="Sungshin Kim" w:date="2020-04-12T01:35:00Z">
        <w:r w:rsidR="00166623" w:rsidRPr="6DE41C9F">
          <w:rPr>
            <w:rFonts w:ascii="Arial" w:hAnsi="Arial" w:cs="Arial"/>
            <w:sz w:val="22"/>
            <w:szCs w:val="22"/>
          </w:rPr>
          <w:t xml:space="preserve"> </w:t>
        </w:r>
      </w:ins>
      <w:r w:rsidRPr="6DE41C9F">
        <w:rPr>
          <w:rFonts w:ascii="Arial" w:hAnsi="Arial" w:cs="Arial"/>
          <w:sz w:val="22"/>
          <w:szCs w:val="22"/>
        </w:rPr>
        <w:t xml:space="preserve">accuracy was computed. </w:t>
      </w:r>
    </w:p>
    <w:p w14:paraId="66757CF1" w14:textId="77777777" w:rsidR="005E4EDA" w:rsidRDefault="005E4EDA" w:rsidP="00F73F9D">
      <w:pPr>
        <w:widowControl/>
        <w:wordWrap/>
        <w:spacing w:line="360" w:lineRule="auto"/>
        <w:jc w:val="left"/>
        <w:rPr>
          <w:rFonts w:ascii="Arial" w:hAnsi="Arial" w:cs="Arial"/>
          <w:b/>
          <w:sz w:val="22"/>
          <w:szCs w:val="22"/>
        </w:rPr>
      </w:pPr>
    </w:p>
    <w:p w14:paraId="44470ACF" w14:textId="1A1E7315" w:rsidR="005E4EDA" w:rsidRDefault="005E4EDA" w:rsidP="00C9533F">
      <w:pPr>
        <w:wordWrap/>
        <w:spacing w:line="360" w:lineRule="auto"/>
        <w:jc w:val="left"/>
        <w:rPr>
          <w:rFonts w:ascii="Arial" w:hAnsi="Arial" w:cs="Arial"/>
          <w:sz w:val="22"/>
          <w:szCs w:val="22"/>
        </w:rPr>
      </w:pPr>
      <w:r w:rsidRPr="6DE41C9F">
        <w:rPr>
          <w:rFonts w:ascii="Arial" w:hAnsi="Arial" w:cs="Arial"/>
          <w:i/>
          <w:iCs/>
          <w:sz w:val="22"/>
          <w:szCs w:val="22"/>
        </w:rPr>
        <w:t>DMN ROIs</w:t>
      </w:r>
      <w:r w:rsidRPr="6DE41C9F">
        <w:rPr>
          <w:rFonts w:ascii="Arial" w:hAnsi="Arial" w:cs="Arial"/>
          <w:sz w:val="22"/>
          <w:szCs w:val="22"/>
        </w:rPr>
        <w:t>. To capture the distributed task-related information in the different DMN subnetworks, ROIs in each subnetwork were combined and used for training and test for classification.</w:t>
      </w:r>
    </w:p>
    <w:p w14:paraId="74767832" w14:textId="77777777" w:rsidR="005E4EDA" w:rsidRDefault="005E4EDA" w:rsidP="00777F29">
      <w:pPr>
        <w:wordWrap/>
        <w:spacing w:line="360" w:lineRule="auto"/>
        <w:jc w:val="left"/>
        <w:rPr>
          <w:rFonts w:ascii="Arial" w:hAnsi="Arial" w:cs="Arial"/>
          <w:b/>
          <w:bCs/>
          <w:sz w:val="22"/>
          <w:szCs w:val="22"/>
        </w:rPr>
      </w:pPr>
    </w:p>
    <w:p w14:paraId="7FEDFD90" w14:textId="25470525" w:rsidR="005E4EDA" w:rsidRPr="00363094" w:rsidRDefault="005E4EDA" w:rsidP="00364FA6">
      <w:pPr>
        <w:pStyle w:val="ListParagraph"/>
        <w:numPr>
          <w:ilvl w:val="0"/>
          <w:numId w:val="4"/>
        </w:numPr>
        <w:spacing w:line="360" w:lineRule="auto"/>
        <w:rPr>
          <w:rFonts w:ascii="Arial" w:hAnsi="Arial" w:cs="Arial"/>
          <w:i/>
          <w:sz w:val="22"/>
          <w:szCs w:val="22"/>
          <w:rPrChange w:id="149" w:author="Microsoft Office User" w:date="2020-07-20T08:56:00Z">
            <w:rPr/>
          </w:rPrChange>
        </w:rPr>
        <w:pPrChange w:id="150" w:author="Microsoft Office User" w:date="2020-07-20T08:56:00Z">
          <w:pPr>
            <w:widowControl/>
            <w:wordWrap/>
            <w:spacing w:line="360" w:lineRule="auto"/>
            <w:jc w:val="left"/>
          </w:pPr>
        </w:pPrChange>
      </w:pPr>
      <w:r w:rsidRPr="00363094">
        <w:rPr>
          <w:rFonts w:ascii="Arial" w:hAnsi="Arial" w:cs="Arial" w:hint="eastAsia"/>
          <w:i/>
          <w:sz w:val="22"/>
          <w:szCs w:val="22"/>
          <w:rPrChange w:id="151" w:author="Microsoft Office User" w:date="2020-07-20T08:56:00Z">
            <w:rPr>
              <w:rFonts w:hint="eastAsia"/>
            </w:rPr>
          </w:rPrChange>
        </w:rPr>
        <w:t>S</w:t>
      </w:r>
      <w:r w:rsidRPr="00363094">
        <w:rPr>
          <w:rFonts w:ascii="Arial" w:hAnsi="Arial" w:cs="Arial"/>
          <w:i/>
          <w:sz w:val="22"/>
          <w:szCs w:val="22"/>
          <w:rPrChange w:id="152" w:author="Microsoft Office User" w:date="2020-07-20T08:56:00Z">
            <w:rPr/>
          </w:rPrChange>
        </w:rPr>
        <w:t>earchlight analysis</w:t>
      </w:r>
    </w:p>
    <w:p w14:paraId="178C1B55" w14:textId="449773AF" w:rsidR="005E4EDA" w:rsidRDefault="005E4EDA" w:rsidP="2C560E23">
      <w:pPr>
        <w:spacing w:line="360" w:lineRule="auto"/>
        <w:jc w:val="left"/>
        <w:rPr>
          <w:rFonts w:ascii="Arial" w:hAnsi="Arial" w:cs="Arial"/>
          <w:sz w:val="22"/>
          <w:szCs w:val="22"/>
        </w:rPr>
      </w:pPr>
      <w:r w:rsidRPr="2C560E23">
        <w:rPr>
          <w:rFonts w:ascii="Arial" w:hAnsi="Arial" w:cs="Arial"/>
          <w:sz w:val="22"/>
          <w:szCs w:val="22"/>
        </w:rPr>
        <w:t xml:space="preserve">Whole-brain searchlight analysis </w:t>
      </w:r>
      <w:r w:rsidR="00AA05E0">
        <w:rPr>
          <w:rFonts w:ascii="Arial" w:hAnsi="Arial" w:cs="Arial"/>
          <w:sz w:val="22"/>
          <w:szCs w:val="22"/>
        </w:rPr>
        <w:fldChar w:fldCharType="begin"/>
      </w:r>
      <w:r w:rsidR="00AA05E0">
        <w:rPr>
          <w:rFonts w:ascii="Arial" w:hAnsi="Arial" w:cs="Arial"/>
          <w:sz w:val="22"/>
          <w:szCs w:val="22"/>
        </w:rPr>
        <w:instrText xml:space="preserve"> ADDIN EN.CITE &lt;EndNote&gt;&lt;Cite&gt;&lt;Author&gt;Kriegeskorte&lt;/Author&gt;&lt;Year&gt;2006&lt;/Year&gt;&lt;RecNum&gt;88&lt;/RecNum&gt;&lt;DisplayText&gt;(Kriegeskorte et al., 2006)&lt;/DisplayText&gt;&lt;record&gt;&lt;rec-number&gt;88&lt;/rec-number&gt;&lt;foreign-keys&gt;&lt;key app="EN" db-id="ffr2fat05wdf98evzanv52eqvz2099wexd9w" timestamp="1586527432"&gt;88&lt;/key&gt;&lt;/foreign-keys&gt;&lt;ref-type name="Journal Article"&gt;17&lt;/ref-type&gt;&lt;contributors&gt;&lt;authors&gt;&lt;author&gt;Kriegeskorte, N.&lt;/author&gt;&lt;author&gt;Goebel, R.&lt;/author&gt;&lt;author&gt;Bandettini, P.&lt;/author&gt;&lt;/authors&gt;&lt;/contributors&gt;&lt;auth-address&gt;Section on Functional Imaging Methods, Laboratory of Brain and Cognition, National Institute of Mental Health, Building 10, Room 1D80B, 10 Center Drive MSC 1148, Bethesda, MD 20892-1148, USA. niko@nih.gov&lt;/auth-address&gt;&lt;titles&gt;&lt;title&gt;Information-based functional brain mapping&lt;/title&gt;&lt;secondary-title&gt;Proc Natl Acad Sci U S A&lt;/secondary-title&gt;&lt;/titles&gt;&lt;periodical&gt;&lt;full-title&gt;Proc Natl Acad Sci U S A&lt;/full-title&gt;&lt;/periodical&gt;&lt;pages&gt;3863-8&lt;/pages&gt;&lt;volume&gt;103&lt;/volume&gt;&lt;number&gt;10&lt;/number&gt;&lt;edition&gt;2006/03/16&lt;/edition&gt;&lt;keywords&gt;&lt;keyword&gt;Adolescent&lt;/keyword&gt;&lt;keyword&gt;Adult&lt;/keyword&gt;&lt;keyword&gt;Brain Mapping/*methods&lt;/keyword&gt;&lt;keyword&gt;Computer Simulation&lt;/keyword&gt;&lt;keyword&gt;Data Interpretation, Statistical&lt;/keyword&gt;&lt;keyword&gt;Female&lt;/keyword&gt;&lt;keyword&gt;Humans&lt;/keyword&gt;&lt;keyword&gt;Magnetic Resonance Imaging/*methods/statistics &amp;amp; numerical data&lt;/keyword&gt;&lt;keyword&gt;Male&lt;/keyword&gt;&lt;keyword&gt;Models, Neurological&lt;/keyword&gt;&lt;keyword&gt;Multivariate Analysis&lt;/keyword&gt;&lt;/keywords&gt;&lt;dates&gt;&lt;year&gt;2006&lt;/year&gt;&lt;pub-dates&gt;&lt;date&gt;Mar 7&lt;/date&gt;&lt;/pub-dates&gt;&lt;/dates&gt;&lt;isbn&gt;0027-8424 (Print)&amp;#xD;0027-8424 (Linking)&lt;/isbn&gt;&lt;accession-num&gt;16537458&lt;/accession-num&gt;&lt;urls&gt;&lt;related-urls&gt;&lt;url&gt;https://www.ncbi.nlm.nih.gov/pubmed/16537458&lt;/url&gt;&lt;/related-urls&gt;&lt;/urls&gt;&lt;custom2&gt;PMC1383651&lt;/custom2&gt;&lt;electronic-resource-num&gt;10.1073/pnas.0600244103&lt;/electronic-resource-num&gt;&lt;/record&gt;&lt;/Cite&gt;&lt;/EndNote&gt;</w:instrText>
      </w:r>
      <w:r w:rsidR="00AA05E0">
        <w:rPr>
          <w:rFonts w:ascii="Arial" w:hAnsi="Arial" w:cs="Arial"/>
          <w:sz w:val="22"/>
          <w:szCs w:val="22"/>
        </w:rPr>
        <w:fldChar w:fldCharType="separate"/>
      </w:r>
      <w:r w:rsidR="00AA05E0">
        <w:rPr>
          <w:rFonts w:ascii="Arial" w:hAnsi="Arial" w:cs="Arial"/>
          <w:noProof/>
          <w:sz w:val="22"/>
          <w:szCs w:val="22"/>
        </w:rPr>
        <w:t>(Kriegeskorte et al., 2006)</w:t>
      </w:r>
      <w:r w:rsidR="00AA05E0">
        <w:rPr>
          <w:rFonts w:ascii="Arial" w:hAnsi="Arial" w:cs="Arial"/>
          <w:sz w:val="22"/>
          <w:szCs w:val="22"/>
        </w:rPr>
        <w:fldChar w:fldCharType="end"/>
      </w:r>
      <w:r w:rsidRPr="2C560E23">
        <w:rPr>
          <w:rFonts w:ascii="Arial" w:hAnsi="Arial" w:cs="Arial"/>
          <w:sz w:val="22"/>
          <w:szCs w:val="22"/>
        </w:rPr>
        <w:t xml:space="preserve"> was performed to complement the ROI-based MVPA </w:t>
      </w:r>
      <w:r w:rsidR="2E788F6E" w:rsidRPr="2C560E23">
        <w:rPr>
          <w:rFonts w:ascii="Arial" w:hAnsi="Arial" w:cs="Arial"/>
          <w:sz w:val="22"/>
          <w:szCs w:val="22"/>
        </w:rPr>
        <w:t xml:space="preserve">using </w:t>
      </w:r>
      <w:r w:rsidR="44A45BE0" w:rsidRPr="2C560E23">
        <w:rPr>
          <w:rFonts w:ascii="Arial" w:hAnsi="Arial" w:cs="Arial"/>
          <w:sz w:val="22"/>
          <w:szCs w:val="22"/>
        </w:rPr>
        <w:t xml:space="preserve">the </w:t>
      </w:r>
      <w:proofErr w:type="spellStart"/>
      <w:r w:rsidR="2E788F6E" w:rsidRPr="2C560E23">
        <w:rPr>
          <w:rFonts w:ascii="Arial" w:hAnsi="Arial" w:cs="Arial"/>
          <w:sz w:val="22"/>
          <w:szCs w:val="22"/>
        </w:rPr>
        <w:t>Ni</w:t>
      </w:r>
      <w:r w:rsidR="00DB5B86">
        <w:rPr>
          <w:rFonts w:ascii="Arial" w:hAnsi="Arial" w:cs="Arial"/>
          <w:sz w:val="22"/>
          <w:szCs w:val="22"/>
        </w:rPr>
        <w:t>l</w:t>
      </w:r>
      <w:r w:rsidR="2E788F6E" w:rsidRPr="2C560E23">
        <w:rPr>
          <w:rFonts w:ascii="Arial" w:hAnsi="Arial" w:cs="Arial"/>
          <w:sz w:val="22"/>
          <w:szCs w:val="22"/>
        </w:rPr>
        <w:t>earn</w:t>
      </w:r>
      <w:proofErr w:type="spellEnd"/>
      <w:r w:rsidR="2E788F6E" w:rsidRPr="2C560E23">
        <w:rPr>
          <w:rFonts w:ascii="Arial" w:hAnsi="Arial" w:cs="Arial"/>
          <w:sz w:val="22"/>
          <w:szCs w:val="22"/>
        </w:rPr>
        <w:t xml:space="preserve"> Python Library. </w:t>
      </w:r>
      <w:r w:rsidR="5E6818EB" w:rsidRPr="2C560E23">
        <w:rPr>
          <w:rFonts w:ascii="Arial" w:hAnsi="Arial" w:cs="Arial"/>
          <w:sz w:val="22"/>
          <w:szCs w:val="22"/>
        </w:rPr>
        <w:t xml:space="preserve">Multivariate </w:t>
      </w:r>
      <w:r w:rsidR="00240A43">
        <w:rPr>
          <w:rFonts w:ascii="Arial" w:hAnsi="Arial" w:cs="Arial"/>
          <w:sz w:val="22"/>
          <w:szCs w:val="22"/>
        </w:rPr>
        <w:t>classification</w:t>
      </w:r>
      <w:r w:rsidR="5E6818EB" w:rsidRPr="2C560E23">
        <w:rPr>
          <w:rFonts w:ascii="Arial" w:hAnsi="Arial" w:cs="Arial"/>
          <w:sz w:val="22"/>
          <w:szCs w:val="22"/>
        </w:rPr>
        <w:t xml:space="preserve"> analysis was performed within a 6</w:t>
      </w:r>
      <w:r w:rsidR="00C80014">
        <w:rPr>
          <w:rFonts w:ascii="Arial" w:hAnsi="Arial" w:cs="Arial"/>
          <w:sz w:val="22"/>
          <w:szCs w:val="22"/>
        </w:rPr>
        <w:t xml:space="preserve"> </w:t>
      </w:r>
      <w:r w:rsidR="5E6818EB" w:rsidRPr="2C560E23">
        <w:rPr>
          <w:rFonts w:ascii="Arial" w:hAnsi="Arial" w:cs="Arial"/>
          <w:sz w:val="22"/>
          <w:szCs w:val="22"/>
        </w:rPr>
        <w:t>mm radius sphere</w:t>
      </w:r>
      <w:r w:rsidR="00FD7B3D">
        <w:rPr>
          <w:rFonts w:ascii="Arial" w:hAnsi="Arial" w:cs="Arial"/>
          <w:sz w:val="22"/>
          <w:szCs w:val="22"/>
        </w:rPr>
        <w:t>,</w:t>
      </w:r>
      <w:r w:rsidR="5E6818EB" w:rsidRPr="2C560E23">
        <w:rPr>
          <w:rFonts w:ascii="Arial" w:hAnsi="Arial" w:cs="Arial"/>
          <w:sz w:val="22"/>
          <w:szCs w:val="22"/>
        </w:rPr>
        <w:t xml:space="preserve"> and </w:t>
      </w:r>
      <w:r w:rsidR="17F75BD2" w:rsidRPr="2C560E23">
        <w:rPr>
          <w:rFonts w:ascii="Arial" w:hAnsi="Arial" w:cs="Arial"/>
          <w:sz w:val="22"/>
          <w:szCs w:val="22"/>
        </w:rPr>
        <w:t xml:space="preserve">the </w:t>
      </w:r>
      <w:r w:rsidR="00E5563D">
        <w:rPr>
          <w:rFonts w:ascii="Arial" w:hAnsi="Arial" w:cs="Arial"/>
          <w:sz w:val="22"/>
          <w:szCs w:val="22"/>
        </w:rPr>
        <w:t xml:space="preserve">three-fold </w:t>
      </w:r>
      <w:r w:rsidR="4A9F55A6" w:rsidRPr="2C560E23">
        <w:rPr>
          <w:rFonts w:ascii="Arial" w:hAnsi="Arial" w:cs="Arial"/>
          <w:sz w:val="22"/>
          <w:szCs w:val="22"/>
        </w:rPr>
        <w:t>cross-validated</w:t>
      </w:r>
      <w:r w:rsidR="4488336D" w:rsidRPr="2C560E23">
        <w:rPr>
          <w:rFonts w:ascii="Arial" w:hAnsi="Arial" w:cs="Arial"/>
          <w:sz w:val="22"/>
          <w:szCs w:val="22"/>
        </w:rPr>
        <w:t xml:space="preserve"> mean</w:t>
      </w:r>
      <w:r w:rsidR="4A9F55A6" w:rsidRPr="2C560E23">
        <w:rPr>
          <w:rFonts w:ascii="Arial" w:hAnsi="Arial" w:cs="Arial"/>
          <w:sz w:val="22"/>
          <w:szCs w:val="22"/>
        </w:rPr>
        <w:t xml:space="preserve"> </w:t>
      </w:r>
      <w:r w:rsidR="17F75BD2" w:rsidRPr="2C560E23">
        <w:rPr>
          <w:rFonts w:ascii="Arial" w:hAnsi="Arial" w:cs="Arial"/>
          <w:sz w:val="22"/>
          <w:szCs w:val="22"/>
        </w:rPr>
        <w:t>accurac</w:t>
      </w:r>
      <w:r w:rsidR="034C2598" w:rsidRPr="2C560E23">
        <w:rPr>
          <w:rFonts w:ascii="Arial" w:hAnsi="Arial" w:cs="Arial"/>
          <w:sz w:val="22"/>
          <w:szCs w:val="22"/>
        </w:rPr>
        <w:t>y</w:t>
      </w:r>
      <w:r w:rsidR="17F75BD2" w:rsidRPr="2C560E23">
        <w:rPr>
          <w:rFonts w:ascii="Arial" w:hAnsi="Arial" w:cs="Arial"/>
          <w:sz w:val="22"/>
          <w:szCs w:val="22"/>
        </w:rPr>
        <w:t xml:space="preserve"> </w:t>
      </w:r>
      <w:r w:rsidR="00E5563D">
        <w:rPr>
          <w:rFonts w:ascii="Arial" w:hAnsi="Arial" w:cs="Arial"/>
          <w:sz w:val="22"/>
          <w:szCs w:val="22"/>
        </w:rPr>
        <w:t>across fMR</w:t>
      </w:r>
      <w:r w:rsidR="00211DCD">
        <w:rPr>
          <w:rFonts w:ascii="Arial" w:hAnsi="Arial" w:cs="Arial"/>
          <w:sz w:val="22"/>
          <w:szCs w:val="22"/>
        </w:rPr>
        <w:t>I</w:t>
      </w:r>
      <w:r w:rsidR="00E5563D">
        <w:rPr>
          <w:rFonts w:ascii="Arial" w:hAnsi="Arial" w:cs="Arial"/>
          <w:sz w:val="22"/>
          <w:szCs w:val="22"/>
        </w:rPr>
        <w:t xml:space="preserve"> runs </w:t>
      </w:r>
      <w:r w:rsidR="17F75BD2" w:rsidRPr="2C560E23">
        <w:rPr>
          <w:rFonts w:ascii="Arial" w:hAnsi="Arial" w:cs="Arial"/>
          <w:sz w:val="22"/>
          <w:szCs w:val="22"/>
        </w:rPr>
        <w:t>w</w:t>
      </w:r>
      <w:r w:rsidR="38FC0B84" w:rsidRPr="2C560E23">
        <w:rPr>
          <w:rFonts w:ascii="Arial" w:hAnsi="Arial" w:cs="Arial"/>
          <w:sz w:val="22"/>
          <w:szCs w:val="22"/>
        </w:rPr>
        <w:t>as</w:t>
      </w:r>
      <w:r w:rsidR="17F75BD2" w:rsidRPr="2C560E23">
        <w:rPr>
          <w:rFonts w:ascii="Arial" w:hAnsi="Arial" w:cs="Arial"/>
          <w:sz w:val="22"/>
          <w:szCs w:val="22"/>
        </w:rPr>
        <w:t xml:space="preserve"> </w:t>
      </w:r>
      <w:r w:rsidR="361EE7D7" w:rsidRPr="2C560E23">
        <w:rPr>
          <w:rFonts w:ascii="Arial" w:hAnsi="Arial" w:cs="Arial"/>
          <w:sz w:val="22"/>
          <w:szCs w:val="22"/>
        </w:rPr>
        <w:t>assigned to th</w:t>
      </w:r>
      <w:r w:rsidR="456B5807" w:rsidRPr="2C560E23">
        <w:rPr>
          <w:rFonts w:ascii="Arial" w:hAnsi="Arial" w:cs="Arial"/>
          <w:sz w:val="22"/>
          <w:szCs w:val="22"/>
        </w:rPr>
        <w:t>e</w:t>
      </w:r>
      <w:r w:rsidR="361EE7D7" w:rsidRPr="2C560E23">
        <w:rPr>
          <w:rFonts w:ascii="Arial" w:hAnsi="Arial" w:cs="Arial"/>
          <w:sz w:val="22"/>
          <w:szCs w:val="22"/>
        </w:rPr>
        <w:t xml:space="preserve"> </w:t>
      </w:r>
      <w:r w:rsidR="373A9718" w:rsidRPr="2C560E23">
        <w:rPr>
          <w:rFonts w:ascii="Arial" w:hAnsi="Arial" w:cs="Arial"/>
          <w:sz w:val="22"/>
          <w:szCs w:val="22"/>
        </w:rPr>
        <w:t xml:space="preserve">sphere’s </w:t>
      </w:r>
      <w:r w:rsidR="361EE7D7" w:rsidRPr="2C560E23">
        <w:rPr>
          <w:rFonts w:ascii="Arial" w:hAnsi="Arial" w:cs="Arial"/>
          <w:sz w:val="22"/>
          <w:szCs w:val="22"/>
        </w:rPr>
        <w:t xml:space="preserve">center voxel. </w:t>
      </w:r>
      <w:r w:rsidR="696CB84F" w:rsidRPr="2C560E23">
        <w:rPr>
          <w:rFonts w:ascii="Arial" w:hAnsi="Arial" w:cs="Arial"/>
          <w:sz w:val="22"/>
          <w:szCs w:val="22"/>
        </w:rPr>
        <w:t>The individual accuracy map</w:t>
      </w:r>
      <w:r w:rsidR="6763FA39" w:rsidRPr="2C560E23">
        <w:rPr>
          <w:rFonts w:ascii="Arial" w:hAnsi="Arial" w:cs="Arial"/>
          <w:sz w:val="22"/>
          <w:szCs w:val="22"/>
        </w:rPr>
        <w:t xml:space="preserve"> for the Practiced mapping</w:t>
      </w:r>
      <w:r w:rsidR="696CB84F" w:rsidRPr="2C560E23">
        <w:rPr>
          <w:rFonts w:ascii="Arial" w:hAnsi="Arial" w:cs="Arial"/>
          <w:sz w:val="22"/>
          <w:szCs w:val="22"/>
        </w:rPr>
        <w:t xml:space="preserve"> was obtained </w:t>
      </w:r>
      <w:r w:rsidR="280CF778" w:rsidRPr="2C560E23">
        <w:rPr>
          <w:rFonts w:ascii="Arial" w:hAnsi="Arial" w:cs="Arial"/>
          <w:sz w:val="22"/>
          <w:szCs w:val="22"/>
        </w:rPr>
        <w:t xml:space="preserve">separately for </w:t>
      </w:r>
      <w:r w:rsidR="696CB84F" w:rsidRPr="2C560E23">
        <w:rPr>
          <w:rFonts w:ascii="Arial" w:hAnsi="Arial" w:cs="Arial"/>
          <w:sz w:val="22"/>
          <w:szCs w:val="22"/>
        </w:rPr>
        <w:t xml:space="preserve">Early and Late </w:t>
      </w:r>
      <w:r w:rsidR="6FBF02BB" w:rsidRPr="2C560E23">
        <w:rPr>
          <w:rFonts w:ascii="Arial" w:hAnsi="Arial" w:cs="Arial"/>
          <w:sz w:val="22"/>
          <w:szCs w:val="22"/>
        </w:rPr>
        <w:t>stages</w:t>
      </w:r>
      <w:r w:rsidR="00E3502D">
        <w:rPr>
          <w:rFonts w:ascii="Arial" w:hAnsi="Arial" w:cs="Arial"/>
          <w:sz w:val="22"/>
          <w:szCs w:val="22"/>
        </w:rPr>
        <w:t xml:space="preserve">, </w:t>
      </w:r>
      <w:r w:rsidR="77A93393" w:rsidRPr="2C560E23">
        <w:rPr>
          <w:rFonts w:ascii="Arial" w:hAnsi="Arial" w:cs="Arial"/>
          <w:sz w:val="22"/>
          <w:szCs w:val="22"/>
        </w:rPr>
        <w:t>and</w:t>
      </w:r>
      <w:r w:rsidR="259A5528" w:rsidRPr="2C560E23">
        <w:rPr>
          <w:rFonts w:ascii="Arial" w:hAnsi="Arial" w:cs="Arial"/>
          <w:sz w:val="22"/>
          <w:szCs w:val="22"/>
        </w:rPr>
        <w:t xml:space="preserve"> then</w:t>
      </w:r>
      <w:r w:rsidR="77A93393" w:rsidRPr="2C560E23">
        <w:rPr>
          <w:rFonts w:ascii="Arial" w:hAnsi="Arial" w:cs="Arial"/>
          <w:sz w:val="22"/>
          <w:szCs w:val="22"/>
        </w:rPr>
        <w:t xml:space="preserve"> the group</w:t>
      </w:r>
      <w:r w:rsidR="435D1366" w:rsidRPr="2C560E23">
        <w:rPr>
          <w:rFonts w:ascii="Arial" w:hAnsi="Arial" w:cs="Arial"/>
          <w:sz w:val="22"/>
          <w:szCs w:val="22"/>
        </w:rPr>
        <w:t>-level</w:t>
      </w:r>
      <w:r w:rsidR="77A93393" w:rsidRPr="2C560E23">
        <w:rPr>
          <w:rFonts w:ascii="Arial" w:hAnsi="Arial" w:cs="Arial"/>
          <w:sz w:val="22"/>
          <w:szCs w:val="22"/>
        </w:rPr>
        <w:t xml:space="preserve"> difference</w:t>
      </w:r>
      <w:r w:rsidR="2B49904F" w:rsidRPr="2C560E23">
        <w:rPr>
          <w:rFonts w:ascii="Arial" w:hAnsi="Arial" w:cs="Arial"/>
          <w:sz w:val="22"/>
          <w:szCs w:val="22"/>
        </w:rPr>
        <w:t xml:space="preserve"> (Early vs. Late)</w:t>
      </w:r>
      <w:r w:rsidR="77A93393" w:rsidRPr="2C560E23">
        <w:rPr>
          <w:rFonts w:ascii="Arial" w:hAnsi="Arial" w:cs="Arial"/>
          <w:sz w:val="22"/>
          <w:szCs w:val="22"/>
        </w:rPr>
        <w:t xml:space="preserve"> w</w:t>
      </w:r>
      <w:r w:rsidR="2ABE19C3" w:rsidRPr="2C560E23">
        <w:rPr>
          <w:rFonts w:ascii="Arial" w:hAnsi="Arial" w:cs="Arial"/>
          <w:sz w:val="22"/>
          <w:szCs w:val="22"/>
        </w:rPr>
        <w:t>as</w:t>
      </w:r>
      <w:r w:rsidR="77A93393" w:rsidRPr="2C560E23">
        <w:rPr>
          <w:rFonts w:ascii="Arial" w:hAnsi="Arial" w:cs="Arial"/>
          <w:sz w:val="22"/>
          <w:szCs w:val="22"/>
        </w:rPr>
        <w:t xml:space="preserve"> reported.</w:t>
      </w:r>
    </w:p>
    <w:p w14:paraId="7F5E98F1" w14:textId="77777777" w:rsidR="005E4EDA" w:rsidRDefault="005E4EDA" w:rsidP="007B2C55">
      <w:pPr>
        <w:widowControl/>
        <w:wordWrap/>
        <w:spacing w:line="360" w:lineRule="auto"/>
        <w:jc w:val="left"/>
        <w:rPr>
          <w:rFonts w:ascii="Arial" w:hAnsi="Arial" w:cs="Arial"/>
          <w:b/>
          <w:sz w:val="22"/>
          <w:szCs w:val="22"/>
        </w:rPr>
      </w:pPr>
    </w:p>
    <w:p w14:paraId="6B1E4830" w14:textId="77777777" w:rsidR="005E4EDA" w:rsidRDefault="005E4EDA" w:rsidP="004C711A">
      <w:pPr>
        <w:widowControl/>
        <w:wordWrap/>
        <w:spacing w:line="360" w:lineRule="auto"/>
        <w:jc w:val="left"/>
        <w:rPr>
          <w:rFonts w:ascii="Arial" w:hAnsi="Arial" w:cs="Arial"/>
          <w:b/>
          <w:i/>
          <w:sz w:val="22"/>
          <w:szCs w:val="22"/>
        </w:rPr>
      </w:pPr>
      <w:r>
        <w:rPr>
          <w:rFonts w:ascii="Arial" w:hAnsi="Arial" w:cs="Arial"/>
          <w:b/>
          <w:i/>
          <w:sz w:val="22"/>
          <w:szCs w:val="22"/>
        </w:rPr>
        <w:t>Connectivity analysis and correlation with behavior</w:t>
      </w:r>
    </w:p>
    <w:p w14:paraId="03C45659" w14:textId="142C1DF4" w:rsidR="005E4EDA" w:rsidRPr="005651F1" w:rsidRDefault="005E4EDA" w:rsidP="004C711A">
      <w:pPr>
        <w:widowControl/>
        <w:wordWrap/>
        <w:spacing w:line="360" w:lineRule="auto"/>
        <w:jc w:val="left"/>
        <w:rPr>
          <w:rFonts w:ascii="Arial" w:hAnsi="Arial" w:cs="Arial"/>
          <w:sz w:val="22"/>
          <w:szCs w:val="22"/>
        </w:rPr>
      </w:pPr>
      <w:r w:rsidRPr="2C560E23">
        <w:rPr>
          <w:rFonts w:ascii="Arial" w:hAnsi="Arial" w:cs="Arial"/>
          <w:sz w:val="22"/>
          <w:szCs w:val="22"/>
        </w:rPr>
        <w:t xml:space="preserve">Based on the MVPA results, we explored whether the functional </w:t>
      </w:r>
      <w:proofErr w:type="spellStart"/>
      <w:r w:rsidR="002235C6" w:rsidRPr="2C560E23">
        <w:rPr>
          <w:rFonts w:ascii="Arial" w:hAnsi="Arial" w:cs="Arial"/>
          <w:sz w:val="22"/>
          <w:szCs w:val="22"/>
        </w:rPr>
        <w:t>connectivit</w:t>
      </w:r>
      <w:r w:rsidR="0054615E">
        <w:rPr>
          <w:rFonts w:ascii="Arial" w:hAnsi="Arial" w:cs="Arial"/>
          <w:sz w:val="22"/>
          <w:szCs w:val="22"/>
        </w:rPr>
        <w:t>ies</w:t>
      </w:r>
      <w:proofErr w:type="spellEnd"/>
      <w:del w:id="153" w:author="Microsoft Office User" w:date="2020-04-13T19:11:00Z">
        <w:r w:rsidR="002235C6" w:rsidRPr="2C560E23" w:rsidDel="0054615E">
          <w:rPr>
            <w:rFonts w:ascii="Arial" w:hAnsi="Arial" w:cs="Arial"/>
            <w:sz w:val="22"/>
            <w:szCs w:val="22"/>
          </w:rPr>
          <w:delText>y</w:delText>
        </w:r>
      </w:del>
      <w:r w:rsidR="002235C6" w:rsidRPr="2C560E23">
        <w:rPr>
          <w:rFonts w:ascii="Arial" w:hAnsi="Arial" w:cs="Arial"/>
          <w:sz w:val="22"/>
          <w:szCs w:val="22"/>
        </w:rPr>
        <w:t xml:space="preserve"> </w:t>
      </w:r>
      <w:r w:rsidRPr="2C560E23">
        <w:rPr>
          <w:rFonts w:ascii="Arial" w:hAnsi="Arial" w:cs="Arial"/>
          <w:sz w:val="22"/>
          <w:szCs w:val="22"/>
        </w:rPr>
        <w:t>within and between the visual and DMN core networks were associated with learning performance. We hypothesized that, if successful learning had occurred, the integration between the visual network (which may be considered as a task-positive network along with the motor network) and the DMN core network (which may be considered as a task-negative network) would decrease.</w:t>
      </w:r>
    </w:p>
    <w:p w14:paraId="1E314005" w14:textId="1D31A8B9" w:rsidR="005E4EDA" w:rsidRDefault="005E4EDA" w:rsidP="00C87E0C">
      <w:pPr>
        <w:widowControl/>
        <w:wordWrap/>
        <w:spacing w:line="360" w:lineRule="auto"/>
        <w:jc w:val="left"/>
        <w:rPr>
          <w:ins w:id="154" w:author="Sungshin Kim" w:date="2020-04-11T16:58:00Z"/>
          <w:rFonts w:ascii="Arial" w:hAnsi="Arial" w:cs="Arial"/>
          <w:b/>
          <w:sz w:val="22"/>
          <w:szCs w:val="22"/>
        </w:rPr>
      </w:pPr>
    </w:p>
    <w:p w14:paraId="15228E9C" w14:textId="69C5C27F" w:rsidR="006C0771" w:rsidRDefault="006C0771" w:rsidP="00C87E0C">
      <w:pPr>
        <w:widowControl/>
        <w:wordWrap/>
        <w:spacing w:line="360" w:lineRule="auto"/>
        <w:jc w:val="left"/>
        <w:rPr>
          <w:ins w:id="155" w:author="Sungshin Kim" w:date="2020-04-11T16:58:00Z"/>
          <w:rFonts w:ascii="Arial" w:hAnsi="Arial" w:cs="Arial"/>
          <w:b/>
          <w:sz w:val="22"/>
          <w:szCs w:val="22"/>
        </w:rPr>
      </w:pPr>
    </w:p>
    <w:p w14:paraId="62C37B72" w14:textId="77777777" w:rsidR="006C0771" w:rsidRPr="007A0D86" w:rsidRDefault="006C0771" w:rsidP="00C87E0C">
      <w:pPr>
        <w:widowControl/>
        <w:wordWrap/>
        <w:spacing w:line="360" w:lineRule="auto"/>
        <w:jc w:val="left"/>
        <w:rPr>
          <w:rFonts w:ascii="Arial" w:hAnsi="Arial" w:cs="Arial"/>
          <w:b/>
          <w:sz w:val="22"/>
          <w:szCs w:val="22"/>
        </w:rPr>
      </w:pPr>
    </w:p>
    <w:p w14:paraId="0BACB80D" w14:textId="62555805" w:rsidR="0092754B" w:rsidRDefault="0092754B" w:rsidP="00C87E0C">
      <w:pPr>
        <w:widowControl/>
        <w:wordWrap/>
        <w:spacing w:line="360" w:lineRule="auto"/>
        <w:jc w:val="left"/>
        <w:rPr>
          <w:rFonts w:ascii="Arial" w:hAnsi="Arial" w:cs="Arial"/>
          <w:b/>
          <w:sz w:val="28"/>
          <w:szCs w:val="28"/>
        </w:rPr>
      </w:pPr>
      <w:r>
        <w:rPr>
          <w:rFonts w:ascii="Arial" w:hAnsi="Arial" w:cs="Arial"/>
          <w:b/>
          <w:sz w:val="28"/>
          <w:szCs w:val="28"/>
        </w:rPr>
        <w:lastRenderedPageBreak/>
        <w:t>Discussion</w:t>
      </w:r>
    </w:p>
    <w:p w14:paraId="202B6925" w14:textId="77777777" w:rsidR="00F21A95" w:rsidRDefault="00F21A95" w:rsidP="00B6674B">
      <w:pPr>
        <w:widowControl/>
        <w:wordWrap/>
        <w:spacing w:line="360" w:lineRule="auto"/>
        <w:jc w:val="left"/>
        <w:rPr>
          <w:rFonts w:ascii="Arial" w:hAnsi="Arial" w:cs="Arial"/>
          <w:sz w:val="22"/>
          <w:szCs w:val="22"/>
        </w:rPr>
      </w:pPr>
    </w:p>
    <w:p w14:paraId="060BBF1A" w14:textId="7B85E2B1" w:rsidR="006B4465" w:rsidRDefault="0070621F" w:rsidP="00F21AE2">
      <w:pPr>
        <w:widowControl/>
        <w:wordWrap/>
        <w:spacing w:line="360" w:lineRule="auto"/>
        <w:jc w:val="left"/>
        <w:rPr>
          <w:rFonts w:ascii="Arial" w:hAnsi="Arial" w:cs="Arial"/>
          <w:sz w:val="22"/>
          <w:szCs w:val="22"/>
        </w:rPr>
      </w:pPr>
      <w:r>
        <w:rPr>
          <w:rFonts w:ascii="Arial" w:hAnsi="Arial" w:cs="Arial"/>
          <w:sz w:val="22"/>
          <w:szCs w:val="22"/>
        </w:rPr>
        <w:t xml:space="preserve">In this study, </w:t>
      </w:r>
      <w:r w:rsidR="00DA7AE1">
        <w:rPr>
          <w:rFonts w:ascii="Arial" w:hAnsi="Arial" w:cs="Arial"/>
          <w:sz w:val="22"/>
          <w:szCs w:val="22"/>
        </w:rPr>
        <w:t xml:space="preserve">we </w:t>
      </w:r>
      <w:r w:rsidR="00D72CFF">
        <w:rPr>
          <w:rFonts w:ascii="Arial" w:hAnsi="Arial" w:cs="Arial"/>
          <w:sz w:val="22"/>
          <w:szCs w:val="22"/>
        </w:rPr>
        <w:t xml:space="preserve">designed a novel fMRI task </w:t>
      </w:r>
      <w:r w:rsidR="00DA7AE1">
        <w:rPr>
          <w:rFonts w:ascii="Arial" w:hAnsi="Arial" w:cs="Arial"/>
          <w:sz w:val="22"/>
          <w:szCs w:val="22"/>
        </w:rPr>
        <w:t xml:space="preserve">to characterize dynamic plastic changes </w:t>
      </w:r>
      <w:r w:rsidR="004D4881">
        <w:rPr>
          <w:rFonts w:ascii="Arial" w:hAnsi="Arial" w:cs="Arial"/>
          <w:sz w:val="22"/>
          <w:szCs w:val="22"/>
        </w:rPr>
        <w:t xml:space="preserve">in </w:t>
      </w:r>
      <w:r w:rsidR="0054615E">
        <w:rPr>
          <w:rFonts w:ascii="Arial" w:hAnsi="Arial" w:cs="Arial"/>
          <w:sz w:val="22"/>
          <w:szCs w:val="22"/>
        </w:rPr>
        <w:t xml:space="preserve">the </w:t>
      </w:r>
      <w:r w:rsidR="00DA7AE1">
        <w:rPr>
          <w:rFonts w:ascii="Arial" w:hAnsi="Arial" w:cs="Arial"/>
          <w:sz w:val="22"/>
          <w:szCs w:val="22"/>
        </w:rPr>
        <w:t xml:space="preserve">neural </w:t>
      </w:r>
      <w:r w:rsidR="00D72CFF">
        <w:rPr>
          <w:rFonts w:ascii="Arial" w:hAnsi="Arial" w:cs="Arial"/>
          <w:sz w:val="22"/>
          <w:szCs w:val="22"/>
        </w:rPr>
        <w:t xml:space="preserve">representation </w:t>
      </w:r>
      <w:r w:rsidR="004D4881">
        <w:rPr>
          <w:rFonts w:ascii="Arial" w:hAnsi="Arial" w:cs="Arial"/>
          <w:sz w:val="22"/>
          <w:szCs w:val="22"/>
        </w:rPr>
        <w:t>of long-term acquisition</w:t>
      </w:r>
      <w:r w:rsidR="00403DD4">
        <w:rPr>
          <w:rFonts w:ascii="Arial" w:hAnsi="Arial" w:cs="Arial"/>
          <w:sz w:val="22"/>
          <w:szCs w:val="22"/>
        </w:rPr>
        <w:t xml:space="preserve"> of</w:t>
      </w:r>
      <w:r w:rsidR="005A02A1">
        <w:rPr>
          <w:rFonts w:ascii="Arial" w:hAnsi="Arial" w:cs="Arial"/>
          <w:sz w:val="22"/>
          <w:szCs w:val="22"/>
        </w:rPr>
        <w:t xml:space="preserve"> a</w:t>
      </w:r>
      <w:r w:rsidR="00D72CFF">
        <w:rPr>
          <w:rFonts w:ascii="Arial" w:hAnsi="Arial" w:cs="Arial"/>
          <w:sz w:val="22"/>
          <w:szCs w:val="22"/>
        </w:rPr>
        <w:t xml:space="preserve"> </w:t>
      </w:r>
      <w:r w:rsidR="00D72CFF" w:rsidRPr="00583E33">
        <w:rPr>
          <w:rFonts w:ascii="Arial" w:hAnsi="Arial" w:cs="Arial"/>
          <w:i/>
          <w:sz w:val="22"/>
          <w:szCs w:val="22"/>
        </w:rPr>
        <w:t>de novo</w:t>
      </w:r>
      <w:r w:rsidR="00D72CFF">
        <w:rPr>
          <w:rFonts w:ascii="Arial" w:hAnsi="Arial" w:cs="Arial"/>
          <w:sz w:val="22"/>
          <w:szCs w:val="22"/>
        </w:rPr>
        <w:t xml:space="preserve"> motor skill</w:t>
      </w:r>
      <w:r w:rsidR="00403DD4">
        <w:rPr>
          <w:rFonts w:ascii="Arial" w:hAnsi="Arial" w:cs="Arial"/>
          <w:sz w:val="22"/>
          <w:szCs w:val="22"/>
        </w:rPr>
        <w:t xml:space="preserve">. </w:t>
      </w:r>
      <w:r w:rsidR="00030D49">
        <w:rPr>
          <w:rFonts w:ascii="Arial" w:hAnsi="Arial" w:cs="Arial"/>
          <w:sz w:val="22"/>
          <w:szCs w:val="22"/>
        </w:rPr>
        <w:t xml:space="preserve">We acquired two </w:t>
      </w:r>
      <w:r w:rsidR="00B510C9">
        <w:rPr>
          <w:rFonts w:ascii="Arial" w:hAnsi="Arial" w:cs="Arial"/>
          <w:sz w:val="22"/>
          <w:szCs w:val="22"/>
        </w:rPr>
        <w:t xml:space="preserve">fMRI </w:t>
      </w:r>
      <w:r w:rsidR="00030D49">
        <w:rPr>
          <w:rFonts w:ascii="Arial" w:hAnsi="Arial" w:cs="Arial"/>
          <w:sz w:val="22"/>
          <w:szCs w:val="22"/>
        </w:rPr>
        <w:t xml:space="preserve">data </w:t>
      </w:r>
      <w:r w:rsidR="00B510C9">
        <w:rPr>
          <w:rFonts w:ascii="Arial" w:hAnsi="Arial" w:cs="Arial"/>
          <w:sz w:val="22"/>
          <w:szCs w:val="22"/>
        </w:rPr>
        <w:t xml:space="preserve">during skill learning </w:t>
      </w:r>
      <w:r w:rsidR="00030D49">
        <w:rPr>
          <w:rFonts w:ascii="Arial" w:hAnsi="Arial" w:cs="Arial"/>
          <w:sz w:val="22"/>
          <w:szCs w:val="22"/>
        </w:rPr>
        <w:t xml:space="preserve">separated by </w:t>
      </w:r>
      <w:r w:rsidR="00B510C9">
        <w:rPr>
          <w:rFonts w:ascii="Arial" w:hAnsi="Arial" w:cs="Arial"/>
          <w:sz w:val="22"/>
          <w:szCs w:val="22"/>
        </w:rPr>
        <w:t>extensive practice</w:t>
      </w:r>
      <w:r w:rsidR="00021243">
        <w:rPr>
          <w:rFonts w:ascii="Arial" w:hAnsi="Arial" w:cs="Arial"/>
          <w:sz w:val="22"/>
          <w:szCs w:val="22"/>
        </w:rPr>
        <w:t xml:space="preserve"> over multiple days</w:t>
      </w:r>
      <w:r w:rsidR="008677CC">
        <w:rPr>
          <w:rFonts w:ascii="Arial" w:hAnsi="Arial" w:cs="Arial"/>
          <w:sz w:val="22"/>
          <w:szCs w:val="22"/>
        </w:rPr>
        <w:t xml:space="preserve">. </w:t>
      </w:r>
      <w:r w:rsidR="0023730D">
        <w:rPr>
          <w:rFonts w:ascii="Arial" w:hAnsi="Arial" w:cs="Arial"/>
          <w:sz w:val="22"/>
          <w:szCs w:val="22"/>
        </w:rPr>
        <w:t>To</w:t>
      </w:r>
      <w:r w:rsidR="00A777F8">
        <w:rPr>
          <w:rFonts w:ascii="Arial" w:hAnsi="Arial" w:cs="Arial"/>
          <w:sz w:val="22"/>
          <w:szCs w:val="22"/>
        </w:rPr>
        <w:t xml:space="preserve"> compare </w:t>
      </w:r>
      <w:r w:rsidR="0082232A">
        <w:rPr>
          <w:rFonts w:ascii="Arial" w:hAnsi="Arial" w:cs="Arial"/>
          <w:sz w:val="22"/>
          <w:szCs w:val="22"/>
        </w:rPr>
        <w:t>two fMRI data sets</w:t>
      </w:r>
      <w:r w:rsidR="0023730D">
        <w:rPr>
          <w:rFonts w:ascii="Arial" w:hAnsi="Arial" w:cs="Arial"/>
          <w:sz w:val="22"/>
          <w:szCs w:val="22"/>
        </w:rPr>
        <w:t>, we used multi-voxel classification analysis and connectivity analysis, which</w:t>
      </w:r>
      <w:r w:rsidR="00C4551F">
        <w:rPr>
          <w:rFonts w:ascii="Arial" w:hAnsi="Arial" w:cs="Arial"/>
          <w:sz w:val="22"/>
          <w:szCs w:val="22"/>
        </w:rPr>
        <w:t xml:space="preserve"> were recently adopted </w:t>
      </w:r>
      <w:r w:rsidR="00515B0C">
        <w:rPr>
          <w:rFonts w:ascii="Arial" w:hAnsi="Arial" w:cs="Arial"/>
          <w:sz w:val="22"/>
          <w:szCs w:val="22"/>
        </w:rPr>
        <w:t>by</w:t>
      </w:r>
      <w:r w:rsidR="00C4551F">
        <w:rPr>
          <w:rFonts w:ascii="Arial" w:hAnsi="Arial" w:cs="Arial"/>
          <w:sz w:val="22"/>
          <w:szCs w:val="22"/>
        </w:rPr>
        <w:t xml:space="preserve"> few studies </w:t>
      </w:r>
      <w:r w:rsidR="00515B0C">
        <w:rPr>
          <w:rFonts w:ascii="Arial" w:hAnsi="Arial" w:cs="Arial"/>
          <w:sz w:val="22"/>
          <w:szCs w:val="22"/>
        </w:rPr>
        <w:t>in</w:t>
      </w:r>
      <w:r w:rsidR="00C4551F">
        <w:rPr>
          <w:rFonts w:ascii="Arial" w:hAnsi="Arial" w:cs="Arial"/>
          <w:sz w:val="22"/>
          <w:szCs w:val="22"/>
        </w:rPr>
        <w:t xml:space="preserve"> motor learning</w:t>
      </w:r>
      <w:r w:rsidR="00A146E5">
        <w:rPr>
          <w:rFonts w:ascii="Arial" w:hAnsi="Arial" w:cs="Arial"/>
          <w:sz w:val="22"/>
          <w:szCs w:val="22"/>
        </w:rPr>
        <w:t xml:space="preserve"> </w:t>
      </w:r>
      <w:r w:rsidR="00166A65">
        <w:rPr>
          <w:rFonts w:ascii="Arial" w:hAnsi="Arial" w:cs="Arial"/>
          <w:sz w:val="22"/>
          <w:szCs w:val="22"/>
        </w:rPr>
        <w:fldChar w:fldCharType="begin">
          <w:fldData xml:space="preserve">PEVuZE5vdGU+PENpdGU+PEF1dGhvcj5LaW08L0F1dGhvcj48WWVhcj4yMDE1PC9ZZWFyPjxSZWNO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==
</w:fldData>
        </w:fldChar>
      </w:r>
      <w:r w:rsidR="00C9582F" w:rsidRPr="00B50038">
        <w:rPr>
          <w:rFonts w:ascii="Arial" w:hAnsi="Arial" w:cs="Arial"/>
          <w:sz w:val="22"/>
          <w:szCs w:val="22"/>
          <w:rPrChange w:id="156" w:author="Microsoft Office User" w:date="2020-07-20T08:06:00Z">
            <w:rPr>
              <w:rFonts w:ascii="Arial" w:hAnsi="Arial" w:cs="Arial"/>
              <w:sz w:val="22"/>
              <w:szCs w:val="22"/>
            </w:rPr>
          </w:rPrChange>
        </w:rPr>
        <w:instrText xml:space="preserve"> ADDIN EN.CITE </w:instrText>
      </w:r>
      <w:r w:rsidR="00C9582F" w:rsidRPr="00B50038">
        <w:rPr>
          <w:rFonts w:ascii="Arial" w:hAnsi="Arial" w:cs="Arial"/>
          <w:sz w:val="22"/>
          <w:szCs w:val="22"/>
          <w:rPrChange w:id="157" w:author="Microsoft Office User" w:date="2020-07-20T08:06:00Z">
            <w:rPr>
              <w:rFonts w:ascii="Arial" w:hAnsi="Arial" w:cs="Arial"/>
              <w:sz w:val="22"/>
              <w:szCs w:val="22"/>
            </w:rPr>
          </w:rPrChange>
        </w:rPr>
        <w:fldChar w:fldCharType="begin">
          <w:fldData xml:space="preserve">PEVuZE5vdGU+PENpdGU+PEF1dGhvcj5LaW08L0F1dGhvcj48WWVhcj4yMDE1PC9ZZWFyPjxSZWNO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==
</w:fldData>
        </w:fldChar>
      </w:r>
      <w:r w:rsidR="00C9582F" w:rsidRPr="00B50038">
        <w:rPr>
          <w:rFonts w:ascii="Arial" w:hAnsi="Arial" w:cs="Arial"/>
          <w:sz w:val="22"/>
          <w:szCs w:val="22"/>
          <w:rPrChange w:id="158" w:author="Microsoft Office User" w:date="2020-07-20T08:06:00Z">
            <w:rPr>
              <w:rFonts w:ascii="Arial" w:hAnsi="Arial" w:cs="Arial"/>
              <w:sz w:val="22"/>
              <w:szCs w:val="22"/>
            </w:rPr>
          </w:rPrChange>
        </w:rPr>
        <w:instrText xml:space="preserve"> ADDIN EN.CITE.DATA </w:instrText>
      </w:r>
      <w:r w:rsidR="00C9582F" w:rsidRPr="00B50038">
        <w:rPr>
          <w:rFonts w:ascii="Arial" w:hAnsi="Arial" w:cs="Arial"/>
          <w:sz w:val="22"/>
          <w:szCs w:val="22"/>
          <w:rPrChange w:id="159" w:author="Microsoft Office User" w:date="2020-07-20T08:06:00Z">
            <w:rPr>
              <w:rFonts w:ascii="Arial" w:hAnsi="Arial" w:cs="Arial"/>
              <w:sz w:val="22"/>
              <w:szCs w:val="22"/>
            </w:rPr>
          </w:rPrChange>
        </w:rPr>
      </w:r>
      <w:r w:rsidR="00C9582F" w:rsidRPr="00B50038">
        <w:rPr>
          <w:rFonts w:ascii="Arial" w:hAnsi="Arial" w:cs="Arial"/>
          <w:sz w:val="22"/>
          <w:szCs w:val="22"/>
          <w:rPrChange w:id="160" w:author="Microsoft Office User" w:date="2020-07-20T08:06:00Z">
            <w:rPr>
              <w:rFonts w:ascii="Arial" w:hAnsi="Arial" w:cs="Arial"/>
              <w:sz w:val="22"/>
              <w:szCs w:val="22"/>
            </w:rPr>
          </w:rPrChange>
        </w:rPr>
        <w:fldChar w:fldCharType="end"/>
      </w:r>
      <w:r w:rsidR="00166A65" w:rsidRPr="00B50038">
        <w:rPr>
          <w:rFonts w:ascii="Arial" w:hAnsi="Arial" w:cs="Arial"/>
          <w:sz w:val="22"/>
          <w:szCs w:val="22"/>
          <w:rPrChange w:id="161" w:author="Microsoft Office User" w:date="2020-07-20T08:06:00Z">
            <w:rPr>
              <w:rFonts w:ascii="Arial" w:hAnsi="Arial" w:cs="Arial"/>
              <w:sz w:val="22"/>
              <w:szCs w:val="22"/>
            </w:rPr>
          </w:rPrChange>
        </w:rPr>
      </w:r>
      <w:r w:rsidR="00166A65">
        <w:rPr>
          <w:rFonts w:ascii="Arial" w:hAnsi="Arial" w:cs="Arial"/>
          <w:sz w:val="22"/>
          <w:szCs w:val="22"/>
        </w:rPr>
        <w:fldChar w:fldCharType="separate"/>
      </w:r>
      <w:r w:rsidR="00C9582F">
        <w:rPr>
          <w:rFonts w:ascii="Arial" w:hAnsi="Arial" w:cs="Arial"/>
          <w:noProof/>
          <w:sz w:val="22"/>
          <w:szCs w:val="22"/>
        </w:rPr>
        <w:t>(Wiestler and Diedrichsen, 2013; Bassett et al., 2015; Kim et al., 2015)</w:t>
      </w:r>
      <w:r w:rsidR="00166A65">
        <w:rPr>
          <w:rFonts w:ascii="Arial" w:hAnsi="Arial" w:cs="Arial"/>
          <w:sz w:val="22"/>
          <w:szCs w:val="22"/>
        </w:rPr>
        <w:fldChar w:fldCharType="end"/>
      </w:r>
      <w:r w:rsidR="00C4551F">
        <w:rPr>
          <w:rFonts w:ascii="Arial" w:hAnsi="Arial" w:cs="Arial"/>
          <w:sz w:val="22"/>
          <w:szCs w:val="22"/>
        </w:rPr>
        <w:t xml:space="preserve">. </w:t>
      </w:r>
    </w:p>
    <w:p w14:paraId="2F755ECE" w14:textId="08AB8971" w:rsidR="00861CEF" w:rsidRDefault="006B4465" w:rsidP="00FF26B6">
      <w:pPr>
        <w:widowControl/>
        <w:wordWrap/>
        <w:spacing w:line="360" w:lineRule="auto"/>
        <w:ind w:firstLine="720"/>
        <w:jc w:val="left"/>
        <w:rPr>
          <w:rFonts w:ascii="Arial" w:hAnsi="Arial" w:cs="Arial"/>
          <w:sz w:val="22"/>
          <w:szCs w:val="22"/>
        </w:rPr>
      </w:pPr>
      <w:r>
        <w:rPr>
          <w:rFonts w:ascii="Arial" w:hAnsi="Arial" w:cs="Arial"/>
          <w:sz w:val="22"/>
          <w:szCs w:val="22"/>
        </w:rPr>
        <w:t xml:space="preserve">In </w:t>
      </w:r>
      <w:r w:rsidR="004E7BBD">
        <w:rPr>
          <w:rFonts w:ascii="Arial" w:hAnsi="Arial" w:cs="Arial"/>
          <w:sz w:val="22"/>
          <w:szCs w:val="22"/>
        </w:rPr>
        <w:t xml:space="preserve">contralateral </w:t>
      </w:r>
      <w:r>
        <w:rPr>
          <w:rFonts w:ascii="Arial" w:hAnsi="Arial" w:cs="Arial"/>
          <w:sz w:val="22"/>
          <w:szCs w:val="22"/>
        </w:rPr>
        <w:t xml:space="preserve">M1/S1 </w:t>
      </w:r>
      <w:r w:rsidR="008664CF">
        <w:rPr>
          <w:rFonts w:ascii="Arial" w:hAnsi="Arial" w:cs="Arial"/>
          <w:sz w:val="22"/>
          <w:szCs w:val="22"/>
        </w:rPr>
        <w:t xml:space="preserve">region </w:t>
      </w:r>
      <w:r>
        <w:rPr>
          <w:rFonts w:ascii="Arial" w:hAnsi="Arial" w:cs="Arial"/>
          <w:sz w:val="22"/>
          <w:szCs w:val="22"/>
        </w:rPr>
        <w:t>and visual cortices, w</w:t>
      </w:r>
      <w:r w:rsidR="00B86CF0">
        <w:rPr>
          <w:rFonts w:ascii="Arial" w:hAnsi="Arial" w:cs="Arial"/>
          <w:sz w:val="22"/>
          <w:szCs w:val="22"/>
        </w:rPr>
        <w:t>e foun</w:t>
      </w:r>
      <w:r w:rsidR="008A394A">
        <w:rPr>
          <w:rFonts w:ascii="Arial" w:hAnsi="Arial" w:cs="Arial"/>
          <w:sz w:val="22"/>
          <w:szCs w:val="22"/>
        </w:rPr>
        <w:t>d</w:t>
      </w:r>
      <w:r w:rsidR="005949CB">
        <w:rPr>
          <w:rFonts w:ascii="Arial" w:hAnsi="Arial" w:cs="Arial"/>
          <w:sz w:val="22"/>
          <w:szCs w:val="22"/>
        </w:rPr>
        <w:t xml:space="preserve"> l</w:t>
      </w:r>
      <w:r w:rsidR="0016010E">
        <w:rPr>
          <w:rFonts w:ascii="Arial" w:hAnsi="Arial" w:cs="Arial"/>
          <w:sz w:val="22"/>
          <w:szCs w:val="22"/>
        </w:rPr>
        <w:t>earning-</w:t>
      </w:r>
      <w:r w:rsidR="00404228">
        <w:rPr>
          <w:rFonts w:ascii="Arial" w:hAnsi="Arial" w:cs="Arial"/>
          <w:sz w:val="22"/>
          <w:szCs w:val="22"/>
        </w:rPr>
        <w:t xml:space="preserve">related </w:t>
      </w:r>
      <w:r w:rsidR="005949CB">
        <w:rPr>
          <w:rFonts w:ascii="Arial" w:hAnsi="Arial" w:cs="Arial"/>
          <w:sz w:val="22"/>
          <w:szCs w:val="22"/>
        </w:rPr>
        <w:t xml:space="preserve">changes </w:t>
      </w:r>
      <w:r>
        <w:rPr>
          <w:rFonts w:ascii="Arial" w:hAnsi="Arial" w:cs="Arial"/>
          <w:sz w:val="22"/>
          <w:szCs w:val="22"/>
        </w:rPr>
        <w:t>of</w:t>
      </w:r>
      <w:r w:rsidR="004C1B53">
        <w:rPr>
          <w:rFonts w:ascii="Arial" w:hAnsi="Arial" w:cs="Arial"/>
          <w:sz w:val="22"/>
          <w:szCs w:val="22"/>
        </w:rPr>
        <w:t xml:space="preserve"> </w:t>
      </w:r>
      <w:r w:rsidR="007F5D4F">
        <w:rPr>
          <w:rFonts w:ascii="Arial" w:hAnsi="Arial" w:cs="Arial"/>
          <w:sz w:val="22"/>
          <w:szCs w:val="22"/>
        </w:rPr>
        <w:t xml:space="preserve">activity patterns </w:t>
      </w:r>
      <w:r>
        <w:rPr>
          <w:rFonts w:ascii="Arial" w:hAnsi="Arial" w:cs="Arial"/>
          <w:sz w:val="22"/>
          <w:szCs w:val="22"/>
        </w:rPr>
        <w:t xml:space="preserve">for </w:t>
      </w:r>
      <w:r w:rsidR="00984EE1">
        <w:rPr>
          <w:rFonts w:ascii="Arial" w:hAnsi="Arial" w:cs="Arial"/>
          <w:sz w:val="22"/>
          <w:szCs w:val="22"/>
        </w:rPr>
        <w:t>separate targets</w:t>
      </w:r>
      <w:r>
        <w:rPr>
          <w:rFonts w:ascii="Arial" w:hAnsi="Arial" w:cs="Arial"/>
          <w:sz w:val="22"/>
          <w:szCs w:val="22"/>
        </w:rPr>
        <w:t xml:space="preserve"> </w:t>
      </w:r>
      <w:r w:rsidR="00B12132">
        <w:rPr>
          <w:rFonts w:ascii="Arial" w:hAnsi="Arial" w:cs="Arial"/>
          <w:sz w:val="22"/>
          <w:szCs w:val="22"/>
        </w:rPr>
        <w:t>such that they</w:t>
      </w:r>
      <w:r w:rsidR="007F5D4F">
        <w:rPr>
          <w:rFonts w:ascii="Arial" w:hAnsi="Arial" w:cs="Arial"/>
          <w:sz w:val="22"/>
          <w:szCs w:val="22"/>
        </w:rPr>
        <w:t xml:space="preserve"> became more</w:t>
      </w:r>
      <w:r w:rsidR="00466ABC">
        <w:rPr>
          <w:rFonts w:ascii="Arial" w:hAnsi="Arial" w:cs="Arial"/>
          <w:sz w:val="22"/>
          <w:szCs w:val="22"/>
        </w:rPr>
        <w:t xml:space="preserve"> </w:t>
      </w:r>
      <w:r w:rsidR="00A22F2E">
        <w:rPr>
          <w:rFonts w:ascii="Arial" w:hAnsi="Arial" w:cs="Arial"/>
          <w:sz w:val="22"/>
          <w:szCs w:val="22"/>
        </w:rPr>
        <w:t>distinguishable</w:t>
      </w:r>
      <w:r>
        <w:rPr>
          <w:rFonts w:ascii="Arial" w:hAnsi="Arial" w:cs="Arial"/>
          <w:sz w:val="22"/>
          <w:szCs w:val="22"/>
        </w:rPr>
        <w:t xml:space="preserve"> </w:t>
      </w:r>
      <w:r w:rsidR="007F5D4F">
        <w:rPr>
          <w:rFonts w:ascii="Arial" w:hAnsi="Arial" w:cs="Arial"/>
          <w:sz w:val="22"/>
          <w:szCs w:val="22"/>
        </w:rPr>
        <w:t>after extensive practice</w:t>
      </w:r>
      <w:r w:rsidR="00CD479A">
        <w:rPr>
          <w:rFonts w:ascii="Arial" w:hAnsi="Arial" w:cs="Arial"/>
          <w:sz w:val="22"/>
          <w:szCs w:val="22"/>
        </w:rPr>
        <w:t xml:space="preserve"> </w:t>
      </w:r>
      <w:r w:rsidR="005879ED">
        <w:rPr>
          <w:rFonts w:ascii="Arial" w:hAnsi="Arial" w:cs="Arial"/>
          <w:sz w:val="22"/>
          <w:szCs w:val="22"/>
        </w:rPr>
        <w:fldChar w:fldCharType="begin">
          <w:fldData xml:space="preserve">PEVuZE5vdGU+PENpdGU+PEF1dGhvcj5LaW08L0F1dGhvcj48WWVhcj4yMDE1PC9ZZWFyPjxSZWNO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=
</w:fldData>
        </w:fldChar>
      </w:r>
      <w:r w:rsidR="00B6674B" w:rsidRPr="006579BA">
        <w:rPr>
          <w:rFonts w:ascii="Arial" w:hAnsi="Arial" w:cs="Arial"/>
          <w:sz w:val="22"/>
          <w:szCs w:val="22"/>
        </w:rPr>
        <w:instrText xml:space="preserve"> ADDIN EN.CITE </w:instrText>
      </w:r>
      <w:r w:rsidR="00B6674B" w:rsidRPr="006579BA">
        <w:rPr>
          <w:rFonts w:ascii="Arial" w:hAnsi="Arial" w:cs="Arial"/>
          <w:sz w:val="22"/>
          <w:szCs w:val="22"/>
        </w:rPr>
        <w:fldChar w:fldCharType="begin">
          <w:fldData xml:space="preserve">PEVuZE5vdGU+PENpdGU+PEF1dGhvcj5LaW08L0F1dGhvcj48WWVhcj4yMDE1PC9ZZWFyPjxSZWNO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=
</w:fldData>
        </w:fldChar>
      </w:r>
      <w:r w:rsidR="00B6674B" w:rsidRPr="006579BA">
        <w:rPr>
          <w:rFonts w:ascii="Arial" w:hAnsi="Arial" w:cs="Arial"/>
          <w:sz w:val="22"/>
          <w:szCs w:val="22"/>
        </w:rPr>
        <w:instrText xml:space="preserve"> ADDIN EN.CITE.DATA </w:instrText>
      </w:r>
      <w:r w:rsidR="00B6674B" w:rsidRPr="006579BA">
        <w:rPr>
          <w:rFonts w:ascii="Arial" w:hAnsi="Arial" w:cs="Arial"/>
          <w:sz w:val="22"/>
          <w:szCs w:val="22"/>
        </w:rPr>
      </w:r>
      <w:r w:rsidR="00B6674B" w:rsidRPr="006579BA">
        <w:rPr>
          <w:rFonts w:ascii="Arial" w:hAnsi="Arial" w:cs="Arial"/>
          <w:sz w:val="22"/>
          <w:szCs w:val="22"/>
        </w:rPr>
        <w:fldChar w:fldCharType="end"/>
      </w:r>
      <w:r w:rsidR="005879ED">
        <w:rPr>
          <w:rFonts w:ascii="Arial" w:hAnsi="Arial" w:cs="Arial"/>
          <w:sz w:val="22"/>
          <w:szCs w:val="22"/>
        </w:rPr>
      </w:r>
      <w:r w:rsidR="005879ED">
        <w:rPr>
          <w:rFonts w:ascii="Arial" w:hAnsi="Arial" w:cs="Arial"/>
          <w:sz w:val="22"/>
          <w:szCs w:val="22"/>
        </w:rPr>
        <w:fldChar w:fldCharType="separate"/>
      </w:r>
      <w:r w:rsidR="00B6674B">
        <w:rPr>
          <w:rFonts w:ascii="Arial" w:hAnsi="Arial" w:cs="Arial"/>
          <w:noProof/>
          <w:sz w:val="22"/>
          <w:szCs w:val="22"/>
        </w:rPr>
        <w:t>(Wiestler and Diedrichsen, 2013; Kim et al., 2015; Ogawa et al., 2019)</w:t>
      </w:r>
      <w:r w:rsidR="005879ED">
        <w:rPr>
          <w:rFonts w:ascii="Arial" w:hAnsi="Arial" w:cs="Arial"/>
          <w:sz w:val="22"/>
          <w:szCs w:val="22"/>
        </w:rPr>
        <w:fldChar w:fldCharType="end"/>
      </w:r>
      <w:r>
        <w:rPr>
          <w:rFonts w:ascii="Arial" w:hAnsi="Arial" w:cs="Arial"/>
          <w:sz w:val="22"/>
          <w:szCs w:val="22"/>
        </w:rPr>
        <w:t xml:space="preserve">. </w:t>
      </w:r>
      <w:r w:rsidR="00466ABC">
        <w:rPr>
          <w:rFonts w:ascii="Arial" w:hAnsi="Arial" w:cs="Arial"/>
          <w:sz w:val="22"/>
          <w:szCs w:val="22"/>
        </w:rPr>
        <w:t xml:space="preserve">This result is not surprising in that skill learning typically involves </w:t>
      </w:r>
      <w:r w:rsidR="004E5FFB">
        <w:rPr>
          <w:rFonts w:ascii="Arial" w:hAnsi="Arial" w:cs="Arial"/>
          <w:sz w:val="22"/>
          <w:szCs w:val="22"/>
        </w:rPr>
        <w:t>reduced variability</w:t>
      </w:r>
      <w:r w:rsidR="00984EE1">
        <w:rPr>
          <w:rFonts w:ascii="Arial" w:hAnsi="Arial" w:cs="Arial"/>
          <w:sz w:val="22"/>
          <w:szCs w:val="22"/>
        </w:rPr>
        <w:t xml:space="preserve"> of </w:t>
      </w:r>
      <w:r w:rsidR="005879ED">
        <w:rPr>
          <w:rFonts w:ascii="Arial" w:hAnsi="Arial" w:cs="Arial"/>
          <w:sz w:val="22"/>
          <w:szCs w:val="22"/>
        </w:rPr>
        <w:t>movement</w:t>
      </w:r>
      <w:r w:rsidR="00984EE1">
        <w:rPr>
          <w:rFonts w:ascii="Arial" w:hAnsi="Arial" w:cs="Arial"/>
          <w:sz w:val="22"/>
          <w:szCs w:val="22"/>
        </w:rPr>
        <w:t xml:space="preserve"> </w:t>
      </w:r>
      <w:r w:rsidR="00894C92">
        <w:rPr>
          <w:rFonts w:ascii="Arial" w:hAnsi="Arial" w:cs="Arial"/>
          <w:sz w:val="22"/>
          <w:szCs w:val="22"/>
        </w:rPr>
        <w:t xml:space="preserve">within </w:t>
      </w:r>
      <w:r w:rsidR="00D36996">
        <w:rPr>
          <w:rFonts w:ascii="Arial" w:hAnsi="Arial" w:cs="Arial"/>
          <w:sz w:val="22"/>
          <w:szCs w:val="22"/>
        </w:rPr>
        <w:t xml:space="preserve">the same task </w:t>
      </w:r>
      <w:r w:rsidR="00894C92">
        <w:rPr>
          <w:rFonts w:ascii="Arial" w:hAnsi="Arial" w:cs="Arial"/>
          <w:sz w:val="22"/>
          <w:szCs w:val="22"/>
        </w:rPr>
        <w:t xml:space="preserve">targets </w:t>
      </w:r>
      <w:r w:rsidR="00BC7CE3">
        <w:rPr>
          <w:rFonts w:ascii="Arial" w:hAnsi="Arial" w:cs="Arial"/>
          <w:sz w:val="22"/>
          <w:szCs w:val="22"/>
        </w:rPr>
        <w:fldChar w:fldCharType="begin">
          <w:fldData xml:space="preserve">PEVuZE5vdGU+PENpdGU+PEF1dGhvcj5Xb2xwZXJ0PC9BdXRob3I+PFllYXI+MjAxMTwvWWVhcj48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</w:fldData>
        </w:fldChar>
      </w:r>
      <w:r w:rsidR="00C9582F">
        <w:rPr>
          <w:rFonts w:ascii="Arial" w:hAnsi="Arial" w:cs="Arial"/>
          <w:sz w:val="22"/>
          <w:szCs w:val="22"/>
        </w:rPr>
        <w:instrText xml:space="preserve"> ADDIN EN.CITE </w:instrText>
      </w:r>
      <w:r w:rsidR="00C9582F">
        <w:rPr>
          <w:rFonts w:ascii="Arial" w:hAnsi="Arial" w:cs="Arial"/>
          <w:sz w:val="22"/>
          <w:szCs w:val="22"/>
        </w:rPr>
        <w:fldChar w:fldCharType="begin">
          <w:fldData xml:space="preserve">PEVuZE5vdGU+PENpdGU+PEF1dGhvcj5Xb2xwZXJ0PC9BdXRob3I+PFllYXI+MjAxMTwvWWVhcj48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</w:fldData>
        </w:fldChar>
      </w:r>
      <w:r w:rsidR="00C9582F">
        <w:rPr>
          <w:rFonts w:ascii="Arial" w:hAnsi="Arial" w:cs="Arial"/>
          <w:sz w:val="22"/>
          <w:szCs w:val="22"/>
        </w:rPr>
        <w:instrText xml:space="preserve"> ADDIN EN.CITE.DATA </w:instrText>
      </w:r>
      <w:r w:rsidR="00C9582F">
        <w:rPr>
          <w:rFonts w:ascii="Arial" w:hAnsi="Arial" w:cs="Arial"/>
          <w:sz w:val="22"/>
          <w:szCs w:val="22"/>
        </w:rPr>
      </w:r>
      <w:r w:rsidR="00C9582F">
        <w:rPr>
          <w:rFonts w:ascii="Arial" w:hAnsi="Arial" w:cs="Arial"/>
          <w:sz w:val="22"/>
          <w:szCs w:val="22"/>
        </w:rPr>
        <w:fldChar w:fldCharType="end"/>
      </w:r>
      <w:r w:rsidR="00BC7CE3">
        <w:rPr>
          <w:rFonts w:ascii="Arial" w:hAnsi="Arial" w:cs="Arial"/>
          <w:sz w:val="22"/>
          <w:szCs w:val="22"/>
        </w:rPr>
      </w:r>
      <w:r w:rsidR="00BC7CE3">
        <w:rPr>
          <w:rFonts w:ascii="Arial" w:hAnsi="Arial" w:cs="Arial"/>
          <w:sz w:val="22"/>
          <w:szCs w:val="22"/>
        </w:rPr>
        <w:fldChar w:fldCharType="separate"/>
      </w:r>
      <w:r w:rsidR="00C9582F">
        <w:rPr>
          <w:rFonts w:ascii="Arial" w:hAnsi="Arial" w:cs="Arial"/>
          <w:noProof/>
          <w:sz w:val="22"/>
          <w:szCs w:val="22"/>
        </w:rPr>
        <w:t>(Verstynen and Sabes, 2011; Wolpert et al., 2011)</w:t>
      </w:r>
      <w:r w:rsidR="00BC7CE3">
        <w:rPr>
          <w:rFonts w:ascii="Arial" w:hAnsi="Arial" w:cs="Arial"/>
          <w:sz w:val="22"/>
          <w:szCs w:val="22"/>
        </w:rPr>
        <w:fldChar w:fldCharType="end"/>
      </w:r>
      <w:r w:rsidR="007B272F">
        <w:rPr>
          <w:rFonts w:ascii="Arial" w:hAnsi="Arial" w:cs="Arial"/>
          <w:sz w:val="22"/>
          <w:szCs w:val="22"/>
        </w:rPr>
        <w:t xml:space="preserve">, </w:t>
      </w:r>
      <w:r w:rsidR="00E36C30">
        <w:rPr>
          <w:rFonts w:ascii="Arial" w:hAnsi="Arial" w:cs="Arial" w:hint="eastAsia"/>
          <w:sz w:val="22"/>
          <w:szCs w:val="22"/>
        </w:rPr>
        <w:t>t</w:t>
      </w:r>
      <w:r w:rsidR="00E36C30">
        <w:rPr>
          <w:rFonts w:ascii="Arial" w:hAnsi="Arial" w:cs="Arial"/>
          <w:sz w:val="22"/>
          <w:szCs w:val="22"/>
        </w:rPr>
        <w:t>hereby being</w:t>
      </w:r>
      <w:r w:rsidR="00DF7E2E">
        <w:rPr>
          <w:rFonts w:ascii="Arial" w:hAnsi="Arial" w:cs="Arial"/>
          <w:sz w:val="22"/>
          <w:szCs w:val="22"/>
        </w:rPr>
        <w:t xml:space="preserve"> more </w:t>
      </w:r>
      <w:r w:rsidR="007A61BC">
        <w:rPr>
          <w:rFonts w:ascii="Arial" w:hAnsi="Arial" w:cs="Arial"/>
          <w:sz w:val="22"/>
          <w:szCs w:val="22"/>
        </w:rPr>
        <w:t>separable</w:t>
      </w:r>
      <w:r w:rsidR="00DF7E2E">
        <w:rPr>
          <w:rFonts w:ascii="Arial" w:hAnsi="Arial" w:cs="Arial"/>
          <w:sz w:val="22"/>
          <w:szCs w:val="22"/>
        </w:rPr>
        <w:t xml:space="preserve"> across </w:t>
      </w:r>
      <w:r w:rsidR="001B17E8">
        <w:rPr>
          <w:rFonts w:ascii="Arial" w:hAnsi="Arial" w:cs="Arial"/>
          <w:sz w:val="22"/>
          <w:szCs w:val="22"/>
        </w:rPr>
        <w:t xml:space="preserve">different </w:t>
      </w:r>
      <w:r w:rsidR="00241F20">
        <w:rPr>
          <w:rFonts w:ascii="Arial" w:hAnsi="Arial" w:cs="Arial"/>
          <w:sz w:val="22"/>
          <w:szCs w:val="22"/>
        </w:rPr>
        <w:t>task targets</w:t>
      </w:r>
      <w:r w:rsidR="003B224D">
        <w:rPr>
          <w:rFonts w:ascii="Arial" w:hAnsi="Arial" w:cs="Arial"/>
          <w:sz w:val="22"/>
          <w:szCs w:val="22"/>
        </w:rPr>
        <w:t xml:space="preserve">. </w:t>
      </w:r>
      <w:r w:rsidR="00E63F55">
        <w:rPr>
          <w:rFonts w:ascii="Arial" w:hAnsi="Arial" w:cs="Arial"/>
          <w:sz w:val="22"/>
          <w:szCs w:val="22"/>
        </w:rPr>
        <w:t xml:space="preserve">It </w:t>
      </w:r>
      <w:r w:rsidR="00E62E79">
        <w:rPr>
          <w:rFonts w:ascii="Arial" w:hAnsi="Arial" w:cs="Arial"/>
          <w:sz w:val="22"/>
          <w:szCs w:val="22"/>
        </w:rPr>
        <w:t>has been</w:t>
      </w:r>
      <w:r w:rsidR="00E63F55">
        <w:rPr>
          <w:rFonts w:ascii="Arial" w:hAnsi="Arial" w:cs="Arial"/>
          <w:sz w:val="22"/>
          <w:szCs w:val="22"/>
        </w:rPr>
        <w:t xml:space="preserve"> well </w:t>
      </w:r>
      <w:r w:rsidR="00092DC7">
        <w:rPr>
          <w:rFonts w:ascii="Arial" w:hAnsi="Arial" w:cs="Arial"/>
          <w:sz w:val="22"/>
          <w:szCs w:val="22"/>
        </w:rPr>
        <w:t>established</w:t>
      </w:r>
      <w:r w:rsidR="00E63F55">
        <w:rPr>
          <w:rFonts w:ascii="Arial" w:hAnsi="Arial" w:cs="Arial"/>
          <w:sz w:val="22"/>
          <w:szCs w:val="22"/>
        </w:rPr>
        <w:t xml:space="preserve"> that</w:t>
      </w:r>
      <w:r w:rsidR="00E63F55">
        <w:rPr>
          <w:rFonts w:ascii="Arial" w:hAnsi="Arial" w:cs="Arial" w:hint="eastAsia"/>
          <w:sz w:val="22"/>
          <w:szCs w:val="22"/>
        </w:rPr>
        <w:t xml:space="preserve"> </w:t>
      </w:r>
      <w:r w:rsidR="00920388">
        <w:rPr>
          <w:rFonts w:ascii="Arial" w:hAnsi="Arial" w:cs="Arial"/>
          <w:sz w:val="22"/>
          <w:szCs w:val="22"/>
        </w:rPr>
        <w:t xml:space="preserve">the </w:t>
      </w:r>
      <w:r w:rsidR="00061C34">
        <w:rPr>
          <w:rFonts w:ascii="Arial" w:hAnsi="Arial" w:cs="Arial"/>
          <w:sz w:val="22"/>
          <w:szCs w:val="22"/>
        </w:rPr>
        <w:t xml:space="preserve">contralateral </w:t>
      </w:r>
      <w:r w:rsidR="00920388">
        <w:rPr>
          <w:rFonts w:ascii="Arial" w:hAnsi="Arial" w:cs="Arial"/>
          <w:sz w:val="22"/>
          <w:szCs w:val="22"/>
        </w:rPr>
        <w:t>hand area of M1/S1 represent</w:t>
      </w:r>
      <w:r w:rsidR="00EA6EDE">
        <w:rPr>
          <w:rFonts w:ascii="Arial" w:hAnsi="Arial" w:cs="Arial"/>
          <w:sz w:val="22"/>
          <w:szCs w:val="22"/>
        </w:rPr>
        <w:t>s</w:t>
      </w:r>
      <w:r w:rsidR="00920388">
        <w:rPr>
          <w:rFonts w:ascii="Arial" w:hAnsi="Arial" w:cs="Arial"/>
          <w:sz w:val="22"/>
          <w:szCs w:val="22"/>
        </w:rPr>
        <w:t xml:space="preserve"> coordinated finger movement</w:t>
      </w:r>
      <w:r w:rsidR="00920388">
        <w:rPr>
          <w:rFonts w:ascii="Arial" w:hAnsi="Arial" w:cs="Arial" w:hint="eastAsia"/>
          <w:sz w:val="22"/>
          <w:szCs w:val="22"/>
        </w:rPr>
        <w:t xml:space="preserve"> </w:t>
      </w:r>
      <w:r w:rsidR="00C34202">
        <w:rPr>
          <w:rFonts w:ascii="Arial" w:hAnsi="Arial" w:cs="Arial"/>
          <w:sz w:val="22"/>
          <w:szCs w:val="22"/>
        </w:rPr>
        <w:t xml:space="preserve">and few studies showed hand postures can be decoded from </w:t>
      </w:r>
      <w:r w:rsidR="00293E76">
        <w:rPr>
          <w:rFonts w:ascii="Arial" w:hAnsi="Arial" w:cs="Arial"/>
          <w:sz w:val="22"/>
          <w:szCs w:val="22"/>
        </w:rPr>
        <w:t xml:space="preserve">fMRI activity patterns in </w:t>
      </w:r>
      <w:r w:rsidR="00094ACB">
        <w:rPr>
          <w:rFonts w:ascii="Arial" w:hAnsi="Arial" w:cs="Arial"/>
          <w:sz w:val="22"/>
          <w:szCs w:val="22"/>
        </w:rPr>
        <w:t>the</w:t>
      </w:r>
      <w:r w:rsidR="00293E76">
        <w:rPr>
          <w:rFonts w:ascii="Arial" w:hAnsi="Arial" w:cs="Arial"/>
          <w:sz w:val="22"/>
          <w:szCs w:val="22"/>
        </w:rPr>
        <w:t xml:space="preserve"> region</w:t>
      </w:r>
      <w:r w:rsidR="009C372F">
        <w:rPr>
          <w:rFonts w:ascii="Arial" w:hAnsi="Arial" w:cs="Arial"/>
          <w:sz w:val="22"/>
          <w:szCs w:val="22"/>
        </w:rPr>
        <w:t xml:space="preserve"> </w:t>
      </w:r>
      <w:r w:rsidR="00777F29">
        <w:rPr>
          <w:rFonts w:ascii="Arial" w:hAnsi="Arial" w:cs="Arial"/>
          <w:sz w:val="22"/>
          <w:szCs w:val="22"/>
        </w:rPr>
        <w:fldChar w:fldCharType="begin">
          <w:fldData xml:space="preserve">PEVuZE5vdGU+PENpdGU+PEF1dGhvcj5CbGVpY2huZXI8L0F1dGhvcj48WWVhcj4yMDE0PC9ZZWFy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</w:fldData>
        </w:fldChar>
      </w:r>
      <w:r w:rsidR="003F56A8">
        <w:rPr>
          <w:rFonts w:ascii="Arial" w:hAnsi="Arial" w:cs="Arial"/>
          <w:sz w:val="22"/>
          <w:szCs w:val="22"/>
        </w:rPr>
        <w:instrText xml:space="preserve"> ADDIN EN.CITE </w:instrText>
      </w:r>
      <w:r w:rsidR="003F56A8">
        <w:rPr>
          <w:rFonts w:ascii="Arial" w:hAnsi="Arial" w:cs="Arial"/>
          <w:sz w:val="22"/>
          <w:szCs w:val="22"/>
        </w:rPr>
        <w:fldChar w:fldCharType="begin">
          <w:fldData xml:space="preserve">PEVuZE5vdGU+PENpdGU+PEF1dGhvcj5CbGVpY2huZXI8L0F1dGhvcj48WWVhcj4yMDE0PC9ZZWFy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</w:fldData>
        </w:fldChar>
      </w:r>
      <w:r w:rsidR="003F56A8">
        <w:rPr>
          <w:rFonts w:ascii="Arial" w:hAnsi="Arial" w:cs="Arial"/>
          <w:sz w:val="22"/>
          <w:szCs w:val="22"/>
        </w:rPr>
        <w:instrText xml:space="preserve"> ADDIN EN.CITE.DATA </w:instrText>
      </w:r>
      <w:r w:rsidR="003F56A8">
        <w:rPr>
          <w:rFonts w:ascii="Arial" w:hAnsi="Arial" w:cs="Arial"/>
          <w:sz w:val="22"/>
          <w:szCs w:val="22"/>
        </w:rPr>
      </w:r>
      <w:r w:rsidR="003F56A8">
        <w:rPr>
          <w:rFonts w:ascii="Arial" w:hAnsi="Arial" w:cs="Arial"/>
          <w:sz w:val="22"/>
          <w:szCs w:val="22"/>
        </w:rPr>
        <w:fldChar w:fldCharType="end"/>
      </w:r>
      <w:r w:rsidR="00777F29">
        <w:rPr>
          <w:rFonts w:ascii="Arial" w:hAnsi="Arial" w:cs="Arial"/>
          <w:sz w:val="22"/>
          <w:szCs w:val="22"/>
        </w:rPr>
      </w:r>
      <w:r w:rsidR="00777F29">
        <w:rPr>
          <w:rFonts w:ascii="Arial" w:hAnsi="Arial" w:cs="Arial"/>
          <w:sz w:val="22"/>
          <w:szCs w:val="22"/>
        </w:rPr>
        <w:fldChar w:fldCharType="separate"/>
      </w:r>
      <w:r w:rsidR="003F56A8">
        <w:rPr>
          <w:rFonts w:ascii="Arial" w:hAnsi="Arial" w:cs="Arial"/>
          <w:noProof/>
          <w:sz w:val="22"/>
          <w:szCs w:val="22"/>
        </w:rPr>
        <w:t>(Bleichner et al., 2014; Leo et al., 2016)</w:t>
      </w:r>
      <w:r w:rsidR="00777F29">
        <w:rPr>
          <w:rFonts w:ascii="Arial" w:hAnsi="Arial" w:cs="Arial"/>
          <w:sz w:val="22"/>
          <w:szCs w:val="22"/>
        </w:rPr>
        <w:fldChar w:fldCharType="end"/>
      </w:r>
      <w:r w:rsidR="003F56A8">
        <w:rPr>
          <w:rFonts w:ascii="Arial" w:hAnsi="Arial" w:cs="Arial"/>
          <w:sz w:val="22"/>
          <w:szCs w:val="22"/>
        </w:rPr>
        <w:t xml:space="preserve">. </w:t>
      </w:r>
      <w:r w:rsidR="00943786">
        <w:rPr>
          <w:rFonts w:ascii="Arial" w:hAnsi="Arial" w:cs="Arial"/>
          <w:sz w:val="22"/>
          <w:szCs w:val="22"/>
        </w:rPr>
        <w:t xml:space="preserve">Interestingly, however, the </w:t>
      </w:r>
      <w:r w:rsidR="00240A43">
        <w:rPr>
          <w:rFonts w:ascii="Arial" w:hAnsi="Arial" w:cs="Arial"/>
          <w:sz w:val="22"/>
          <w:szCs w:val="22"/>
        </w:rPr>
        <w:t>classification</w:t>
      </w:r>
      <w:r w:rsidR="00166623">
        <w:rPr>
          <w:rFonts w:ascii="Arial" w:hAnsi="Arial" w:cs="Arial"/>
          <w:sz w:val="22"/>
          <w:szCs w:val="22"/>
        </w:rPr>
        <w:t xml:space="preserve"> </w:t>
      </w:r>
      <w:r w:rsidR="00943786">
        <w:rPr>
          <w:rFonts w:ascii="Arial" w:hAnsi="Arial" w:cs="Arial"/>
          <w:sz w:val="22"/>
          <w:szCs w:val="22"/>
        </w:rPr>
        <w:t>accuracy was not learning-</w:t>
      </w:r>
      <w:r w:rsidR="00404228">
        <w:rPr>
          <w:rFonts w:ascii="Arial" w:hAnsi="Arial" w:cs="Arial"/>
          <w:sz w:val="22"/>
          <w:szCs w:val="22"/>
        </w:rPr>
        <w:t xml:space="preserve">related </w:t>
      </w:r>
      <w:r w:rsidR="00943786">
        <w:rPr>
          <w:rFonts w:ascii="Arial" w:hAnsi="Arial" w:cs="Arial"/>
          <w:sz w:val="22"/>
          <w:szCs w:val="22"/>
        </w:rPr>
        <w:t xml:space="preserve">in the other regions </w:t>
      </w:r>
      <w:r w:rsidR="00233125">
        <w:rPr>
          <w:rFonts w:ascii="Arial" w:hAnsi="Arial" w:cs="Arial"/>
          <w:sz w:val="22"/>
          <w:szCs w:val="22"/>
        </w:rPr>
        <w:t>related with finger movement, which were identified by</w:t>
      </w:r>
      <w:r w:rsidR="00AA1363">
        <w:rPr>
          <w:rFonts w:ascii="Arial" w:hAnsi="Arial" w:cs="Arial"/>
          <w:sz w:val="22"/>
          <w:szCs w:val="22"/>
        </w:rPr>
        <w:t xml:space="preserve"> a</w:t>
      </w:r>
      <w:r w:rsidR="00943786">
        <w:rPr>
          <w:rFonts w:ascii="Arial" w:hAnsi="Arial" w:cs="Arial"/>
          <w:sz w:val="22"/>
          <w:szCs w:val="22"/>
        </w:rPr>
        <w:t xml:space="preserve"> localizer</w:t>
      </w:r>
      <w:r w:rsidR="00AA1363">
        <w:rPr>
          <w:rFonts w:ascii="Arial" w:hAnsi="Arial" w:cs="Arial"/>
          <w:sz w:val="22"/>
          <w:szCs w:val="22"/>
        </w:rPr>
        <w:t xml:space="preserve"> scan</w:t>
      </w:r>
      <w:r w:rsidR="00E6661A">
        <w:rPr>
          <w:rFonts w:ascii="Arial" w:hAnsi="Arial" w:cs="Arial" w:hint="eastAsia"/>
          <w:sz w:val="22"/>
          <w:szCs w:val="22"/>
        </w:rPr>
        <w:t xml:space="preserve"> </w:t>
      </w:r>
      <w:r w:rsidR="00E6661A">
        <w:rPr>
          <w:rFonts w:ascii="Arial" w:hAnsi="Arial" w:cs="Arial"/>
          <w:sz w:val="22"/>
          <w:szCs w:val="22"/>
        </w:rPr>
        <w:t xml:space="preserve">although </w:t>
      </w:r>
      <w:r w:rsidR="00943786">
        <w:rPr>
          <w:rFonts w:ascii="Arial" w:hAnsi="Arial" w:cs="Arial"/>
          <w:sz w:val="22"/>
          <w:szCs w:val="22"/>
        </w:rPr>
        <w:t>it was higher than a chance level.</w:t>
      </w:r>
      <w:r w:rsidR="00F9548F">
        <w:rPr>
          <w:rFonts w:ascii="Arial" w:hAnsi="Arial" w:cs="Arial"/>
          <w:sz w:val="22"/>
          <w:szCs w:val="22"/>
        </w:rPr>
        <w:t xml:space="preserve"> </w:t>
      </w:r>
      <w:r w:rsidR="00B6674B">
        <w:rPr>
          <w:rFonts w:ascii="Arial" w:hAnsi="Arial" w:cs="Arial"/>
          <w:sz w:val="22"/>
          <w:szCs w:val="22"/>
        </w:rPr>
        <w:t xml:space="preserve">This result is </w:t>
      </w:r>
      <w:r w:rsidR="00990068">
        <w:rPr>
          <w:rFonts w:ascii="Arial" w:hAnsi="Arial" w:cs="Arial"/>
          <w:sz w:val="22"/>
          <w:szCs w:val="22"/>
        </w:rPr>
        <w:t>supported by</w:t>
      </w:r>
      <w:r w:rsidR="00B6674B">
        <w:rPr>
          <w:rFonts w:ascii="Arial" w:hAnsi="Arial" w:cs="Arial"/>
          <w:sz w:val="22"/>
          <w:szCs w:val="22"/>
        </w:rPr>
        <w:t xml:space="preserve"> </w:t>
      </w:r>
      <w:r w:rsidR="00990068">
        <w:rPr>
          <w:rFonts w:ascii="Arial" w:hAnsi="Arial" w:cs="Arial"/>
          <w:sz w:val="22"/>
          <w:szCs w:val="22"/>
        </w:rPr>
        <w:t xml:space="preserve">a </w:t>
      </w:r>
      <w:r w:rsidR="00A05A7D">
        <w:rPr>
          <w:rFonts w:ascii="Arial" w:hAnsi="Arial" w:cs="Arial"/>
          <w:sz w:val="22"/>
          <w:szCs w:val="22"/>
        </w:rPr>
        <w:t xml:space="preserve">recent </w:t>
      </w:r>
      <w:r w:rsidR="00990068">
        <w:rPr>
          <w:rFonts w:ascii="Arial" w:hAnsi="Arial" w:cs="Arial"/>
          <w:sz w:val="22"/>
          <w:szCs w:val="22"/>
        </w:rPr>
        <w:t>study</w:t>
      </w:r>
      <w:r w:rsidR="00A05A7D">
        <w:rPr>
          <w:rFonts w:ascii="Arial" w:hAnsi="Arial" w:cs="Arial"/>
          <w:sz w:val="22"/>
          <w:szCs w:val="22"/>
        </w:rPr>
        <w:t xml:space="preserve"> showing</w:t>
      </w:r>
      <w:r w:rsidR="00425FFE">
        <w:rPr>
          <w:rFonts w:ascii="Arial" w:hAnsi="Arial" w:cs="Arial"/>
          <w:sz w:val="22"/>
          <w:szCs w:val="22"/>
        </w:rPr>
        <w:t xml:space="preserve"> </w:t>
      </w:r>
      <w:r w:rsidR="00990068">
        <w:rPr>
          <w:rFonts w:ascii="Arial" w:hAnsi="Arial" w:cs="Arial"/>
          <w:sz w:val="22"/>
          <w:szCs w:val="22"/>
        </w:rPr>
        <w:t xml:space="preserve">that individual finger movements </w:t>
      </w:r>
      <w:r w:rsidR="004600D3">
        <w:rPr>
          <w:rFonts w:ascii="Arial" w:hAnsi="Arial" w:cs="Arial"/>
          <w:sz w:val="22"/>
          <w:szCs w:val="22"/>
        </w:rPr>
        <w:t xml:space="preserve">are </w:t>
      </w:r>
      <w:r w:rsidR="00990068">
        <w:rPr>
          <w:rFonts w:ascii="Arial" w:hAnsi="Arial" w:cs="Arial"/>
          <w:sz w:val="22"/>
          <w:szCs w:val="22"/>
        </w:rPr>
        <w:t xml:space="preserve">uniquely represented in the </w:t>
      </w:r>
      <w:r w:rsidR="00426F17">
        <w:rPr>
          <w:rFonts w:ascii="Arial" w:hAnsi="Arial" w:cs="Arial"/>
          <w:sz w:val="22"/>
          <w:szCs w:val="22"/>
        </w:rPr>
        <w:t xml:space="preserve">contralateral </w:t>
      </w:r>
      <w:r w:rsidR="009D0C26">
        <w:rPr>
          <w:rFonts w:ascii="Arial" w:hAnsi="Arial" w:cs="Arial"/>
          <w:sz w:val="22"/>
          <w:szCs w:val="22"/>
        </w:rPr>
        <w:t>M1/S1</w:t>
      </w:r>
      <w:r w:rsidR="00B91D70">
        <w:rPr>
          <w:rFonts w:ascii="Arial" w:hAnsi="Arial" w:cs="Arial"/>
          <w:sz w:val="22"/>
          <w:szCs w:val="22"/>
        </w:rPr>
        <w:t>,</w:t>
      </w:r>
      <w:r w:rsidR="00990068">
        <w:rPr>
          <w:rFonts w:ascii="Arial" w:hAnsi="Arial" w:cs="Arial"/>
          <w:sz w:val="22"/>
          <w:szCs w:val="22"/>
        </w:rPr>
        <w:t xml:space="preserve"> </w:t>
      </w:r>
      <w:r w:rsidR="00677F41">
        <w:rPr>
          <w:rFonts w:ascii="Arial" w:hAnsi="Arial" w:cs="Arial"/>
          <w:sz w:val="22"/>
          <w:szCs w:val="22"/>
        </w:rPr>
        <w:t>and</w:t>
      </w:r>
      <w:r w:rsidR="00990068">
        <w:rPr>
          <w:rFonts w:ascii="Arial" w:hAnsi="Arial" w:cs="Arial"/>
          <w:sz w:val="22"/>
          <w:szCs w:val="22"/>
        </w:rPr>
        <w:t xml:space="preserve"> </w:t>
      </w:r>
      <w:r w:rsidR="004600D3">
        <w:rPr>
          <w:rFonts w:ascii="Arial" w:hAnsi="Arial" w:cs="Arial"/>
          <w:sz w:val="22"/>
          <w:szCs w:val="22"/>
        </w:rPr>
        <w:t xml:space="preserve">higher level of the movement such as chunk and sequence are represented in non-primary sensorimotor area </w:t>
      </w:r>
      <w:r w:rsidR="00F21AE2">
        <w:rPr>
          <w:rFonts w:ascii="Arial" w:hAnsi="Arial" w:cs="Arial"/>
          <w:sz w:val="22"/>
          <w:szCs w:val="22"/>
        </w:rPr>
        <w:fldChar w:fldCharType="begin">
          <w:fldData xml:space="preserve">PEVuZE5vdGU+PENpdGU+PEF1dGhvcj5Zb2tvaTwvQXV0aG9yPjxZZWFyPjIwMTk8L1llYXI+PFJl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</w:fldData>
        </w:fldChar>
      </w:r>
      <w:r w:rsidR="00F21AE2" w:rsidRPr="006579BA">
        <w:rPr>
          <w:rFonts w:ascii="Arial" w:hAnsi="Arial" w:cs="Arial"/>
          <w:sz w:val="22"/>
          <w:szCs w:val="22"/>
        </w:rPr>
        <w:instrText xml:space="preserve"> ADDIN EN.CITE </w:instrText>
      </w:r>
      <w:r w:rsidR="00F21AE2" w:rsidRPr="006579BA">
        <w:rPr>
          <w:rFonts w:ascii="Arial" w:hAnsi="Arial" w:cs="Arial"/>
          <w:sz w:val="22"/>
          <w:szCs w:val="22"/>
        </w:rPr>
        <w:fldChar w:fldCharType="begin">
          <w:fldData xml:space="preserve">PEVuZE5vdGU+PENpdGU+PEF1dGhvcj5Zb2tvaTwvQXV0aG9yPjxZZWFyPjIwMTk8L1llYXI+PFJl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</w:fldData>
        </w:fldChar>
      </w:r>
      <w:r w:rsidR="00F21AE2" w:rsidRPr="006579BA">
        <w:rPr>
          <w:rFonts w:ascii="Arial" w:hAnsi="Arial" w:cs="Arial"/>
          <w:sz w:val="22"/>
          <w:szCs w:val="22"/>
        </w:rPr>
        <w:instrText xml:space="preserve"> ADDIN EN.CITE.DATA </w:instrText>
      </w:r>
      <w:r w:rsidR="00F21AE2" w:rsidRPr="006579BA">
        <w:rPr>
          <w:rFonts w:ascii="Arial" w:hAnsi="Arial" w:cs="Arial"/>
          <w:sz w:val="22"/>
          <w:szCs w:val="22"/>
        </w:rPr>
      </w:r>
      <w:r w:rsidR="00F21AE2" w:rsidRPr="006579BA">
        <w:rPr>
          <w:rFonts w:ascii="Arial" w:hAnsi="Arial" w:cs="Arial"/>
          <w:sz w:val="22"/>
          <w:szCs w:val="22"/>
        </w:rPr>
        <w:fldChar w:fldCharType="end"/>
      </w:r>
      <w:r w:rsidR="00F21AE2">
        <w:rPr>
          <w:rFonts w:ascii="Arial" w:hAnsi="Arial" w:cs="Arial"/>
          <w:sz w:val="22"/>
          <w:szCs w:val="22"/>
        </w:rPr>
      </w:r>
      <w:r w:rsidR="00F21AE2">
        <w:rPr>
          <w:rFonts w:ascii="Arial" w:hAnsi="Arial" w:cs="Arial"/>
          <w:sz w:val="22"/>
          <w:szCs w:val="22"/>
        </w:rPr>
        <w:fldChar w:fldCharType="separate"/>
      </w:r>
      <w:r w:rsidR="00F21AE2">
        <w:rPr>
          <w:rFonts w:ascii="Arial" w:hAnsi="Arial" w:cs="Arial"/>
          <w:noProof/>
          <w:sz w:val="22"/>
          <w:szCs w:val="22"/>
        </w:rPr>
        <w:t>(Yokoi and Diedrichsen, 2019)</w:t>
      </w:r>
      <w:r w:rsidR="00F21AE2">
        <w:rPr>
          <w:rFonts w:ascii="Arial" w:hAnsi="Arial" w:cs="Arial"/>
          <w:sz w:val="22"/>
          <w:szCs w:val="22"/>
        </w:rPr>
        <w:fldChar w:fldCharType="end"/>
      </w:r>
      <w:r w:rsidR="00432833">
        <w:rPr>
          <w:rFonts w:ascii="Arial" w:hAnsi="Arial" w:cs="Arial"/>
          <w:sz w:val="22"/>
          <w:szCs w:val="22"/>
        </w:rPr>
        <w:t xml:space="preserve">. </w:t>
      </w:r>
      <w:r w:rsidR="000077BC">
        <w:rPr>
          <w:rFonts w:ascii="Arial" w:hAnsi="Arial" w:cs="Arial"/>
          <w:sz w:val="22"/>
          <w:szCs w:val="22"/>
        </w:rPr>
        <w:t>In the late stage of learning, participants learned to quickly make consistent hand postures required to reach targets</w:t>
      </w:r>
      <w:r w:rsidR="00EA5332">
        <w:rPr>
          <w:rFonts w:ascii="Arial" w:hAnsi="Arial" w:cs="Arial"/>
          <w:sz w:val="22"/>
          <w:szCs w:val="22"/>
        </w:rPr>
        <w:t>. T</w:t>
      </w:r>
      <w:r w:rsidR="000077BC">
        <w:rPr>
          <w:rFonts w:ascii="Arial" w:hAnsi="Arial" w:cs="Arial"/>
          <w:sz w:val="22"/>
          <w:szCs w:val="22"/>
        </w:rPr>
        <w:t>hus</w:t>
      </w:r>
      <w:r w:rsidR="00EA5332">
        <w:rPr>
          <w:rFonts w:ascii="Arial" w:hAnsi="Arial" w:cs="Arial"/>
          <w:sz w:val="22"/>
          <w:szCs w:val="22"/>
        </w:rPr>
        <w:t xml:space="preserve">, </w:t>
      </w:r>
      <w:r w:rsidR="00270C4C">
        <w:rPr>
          <w:rFonts w:ascii="Arial" w:hAnsi="Arial" w:cs="Arial"/>
          <w:sz w:val="22"/>
          <w:szCs w:val="22"/>
        </w:rPr>
        <w:t xml:space="preserve">classifying </w:t>
      </w:r>
      <w:r w:rsidR="000077BC">
        <w:rPr>
          <w:rFonts w:ascii="Arial" w:hAnsi="Arial" w:cs="Arial"/>
          <w:sz w:val="22"/>
          <w:szCs w:val="22"/>
        </w:rPr>
        <w:t xml:space="preserve">different targets would be </w:t>
      </w:r>
      <w:r w:rsidR="00EA5332">
        <w:rPr>
          <w:rFonts w:ascii="Arial" w:hAnsi="Arial" w:cs="Arial"/>
          <w:sz w:val="22"/>
          <w:szCs w:val="22"/>
        </w:rPr>
        <w:t xml:space="preserve">related with more elementary multi-joint configuration of hand </w:t>
      </w:r>
      <w:r w:rsidR="000077BC">
        <w:rPr>
          <w:rFonts w:ascii="Arial" w:hAnsi="Arial" w:cs="Arial"/>
          <w:sz w:val="22"/>
          <w:szCs w:val="22"/>
        </w:rPr>
        <w:t xml:space="preserve">instead of the movement </w:t>
      </w:r>
      <w:r w:rsidR="006F14C3">
        <w:rPr>
          <w:rFonts w:ascii="Arial" w:hAnsi="Arial" w:cs="Arial"/>
          <w:sz w:val="22"/>
          <w:szCs w:val="22"/>
        </w:rPr>
        <w:t xml:space="preserve">chunk </w:t>
      </w:r>
      <w:r w:rsidR="000077BC">
        <w:rPr>
          <w:rFonts w:ascii="Arial" w:hAnsi="Arial" w:cs="Arial"/>
          <w:sz w:val="22"/>
          <w:szCs w:val="22"/>
        </w:rPr>
        <w:t>and sequence</w:t>
      </w:r>
      <w:r w:rsidR="009E64C2">
        <w:rPr>
          <w:rFonts w:ascii="Arial" w:hAnsi="Arial" w:cs="Arial"/>
          <w:sz w:val="22"/>
          <w:szCs w:val="22"/>
        </w:rPr>
        <w:t>, resulting in learning-</w:t>
      </w:r>
      <w:r w:rsidR="00404228">
        <w:rPr>
          <w:rFonts w:ascii="Arial" w:hAnsi="Arial" w:cs="Arial"/>
          <w:sz w:val="22"/>
          <w:szCs w:val="22"/>
        </w:rPr>
        <w:t xml:space="preserve">related </w:t>
      </w:r>
      <w:r w:rsidR="009E64C2">
        <w:rPr>
          <w:rFonts w:ascii="Arial" w:hAnsi="Arial" w:cs="Arial"/>
          <w:sz w:val="22"/>
          <w:szCs w:val="22"/>
        </w:rPr>
        <w:t xml:space="preserve">changes of representation only in the contralateral M1/S1. </w:t>
      </w:r>
    </w:p>
    <w:p w14:paraId="2B35D89A" w14:textId="61207B3A" w:rsidR="00D37C50" w:rsidRDefault="00B516ED" w:rsidP="00935CC0">
      <w:pPr>
        <w:widowControl/>
        <w:wordWrap/>
        <w:spacing w:line="360" w:lineRule="auto"/>
        <w:ind w:firstLine="720"/>
        <w:jc w:val="left"/>
        <w:rPr>
          <w:rFonts w:ascii="Arial" w:hAnsi="Arial" w:cs="Arial"/>
          <w:sz w:val="22"/>
          <w:szCs w:val="22"/>
        </w:rPr>
      </w:pPr>
      <w:r>
        <w:rPr>
          <w:rFonts w:ascii="Arial" w:hAnsi="Arial" w:cs="Arial" w:hint="eastAsia"/>
          <w:sz w:val="22"/>
          <w:szCs w:val="22"/>
        </w:rPr>
        <w:t>L</w:t>
      </w:r>
      <w:r>
        <w:rPr>
          <w:rFonts w:ascii="Arial" w:hAnsi="Arial" w:cs="Arial"/>
          <w:sz w:val="22"/>
          <w:szCs w:val="22"/>
        </w:rPr>
        <w:t xml:space="preserve">ikewise, the visual feedback </w:t>
      </w:r>
      <w:r w:rsidR="00744EBC">
        <w:rPr>
          <w:rFonts w:ascii="Arial" w:hAnsi="Arial" w:cs="Arial"/>
          <w:sz w:val="22"/>
          <w:szCs w:val="22"/>
        </w:rPr>
        <w:t>for</w:t>
      </w:r>
      <w:r w:rsidR="00DD43BA">
        <w:rPr>
          <w:rFonts w:ascii="Arial" w:hAnsi="Arial" w:cs="Arial"/>
          <w:sz w:val="22"/>
          <w:szCs w:val="22"/>
        </w:rPr>
        <w:t xml:space="preserve"> </w:t>
      </w:r>
      <w:r w:rsidR="00B0781D">
        <w:rPr>
          <w:rFonts w:ascii="Arial" w:hAnsi="Arial" w:cs="Arial"/>
          <w:sz w:val="22"/>
          <w:szCs w:val="22"/>
        </w:rPr>
        <w:t xml:space="preserve">the </w:t>
      </w:r>
      <w:r w:rsidR="00DD43BA">
        <w:rPr>
          <w:rFonts w:ascii="Arial" w:hAnsi="Arial" w:cs="Arial"/>
          <w:sz w:val="22"/>
          <w:szCs w:val="22"/>
        </w:rPr>
        <w:t xml:space="preserve">finger movement </w:t>
      </w:r>
      <w:r w:rsidR="00E666D8">
        <w:rPr>
          <w:rFonts w:ascii="Arial" w:hAnsi="Arial" w:cs="Arial"/>
          <w:sz w:val="22"/>
          <w:szCs w:val="22"/>
        </w:rPr>
        <w:t xml:space="preserve">also </w:t>
      </w:r>
      <w:r w:rsidR="00A73948">
        <w:rPr>
          <w:rFonts w:ascii="Arial" w:hAnsi="Arial" w:cs="Arial"/>
          <w:sz w:val="22"/>
          <w:szCs w:val="22"/>
        </w:rPr>
        <w:t>bec</w:t>
      </w:r>
      <w:r w:rsidR="00BE0E32">
        <w:rPr>
          <w:rFonts w:ascii="Arial" w:hAnsi="Arial" w:cs="Arial"/>
          <w:sz w:val="22"/>
          <w:szCs w:val="22"/>
        </w:rPr>
        <w:t>ame</w:t>
      </w:r>
      <w:r w:rsidR="00953948">
        <w:rPr>
          <w:rFonts w:ascii="Arial" w:hAnsi="Arial" w:cs="Arial"/>
          <w:sz w:val="22"/>
          <w:szCs w:val="22"/>
        </w:rPr>
        <w:t xml:space="preserve"> </w:t>
      </w:r>
      <w:r>
        <w:rPr>
          <w:rFonts w:ascii="Arial" w:hAnsi="Arial" w:cs="Arial"/>
          <w:sz w:val="22"/>
          <w:szCs w:val="22"/>
        </w:rPr>
        <w:t>more</w:t>
      </w:r>
      <w:r w:rsidR="00A73948">
        <w:rPr>
          <w:rFonts w:ascii="Arial" w:hAnsi="Arial" w:cs="Arial"/>
          <w:sz w:val="22"/>
          <w:szCs w:val="22"/>
        </w:rPr>
        <w:t xml:space="preserve"> </w:t>
      </w:r>
      <w:r w:rsidR="00204214">
        <w:rPr>
          <w:rFonts w:ascii="Arial" w:hAnsi="Arial" w:cs="Arial"/>
          <w:sz w:val="22"/>
          <w:szCs w:val="22"/>
        </w:rPr>
        <w:t xml:space="preserve">consistent within the same targets and </w:t>
      </w:r>
      <w:r w:rsidR="00EB0CA0">
        <w:rPr>
          <w:rFonts w:ascii="Arial" w:hAnsi="Arial" w:cs="Arial"/>
          <w:sz w:val="22"/>
          <w:szCs w:val="22"/>
        </w:rPr>
        <w:t xml:space="preserve">more </w:t>
      </w:r>
      <w:r w:rsidR="00204214">
        <w:rPr>
          <w:rFonts w:ascii="Arial" w:hAnsi="Arial" w:cs="Arial"/>
          <w:sz w:val="22"/>
          <w:szCs w:val="22"/>
        </w:rPr>
        <w:t>separable across</w:t>
      </w:r>
      <w:r w:rsidR="00643215">
        <w:rPr>
          <w:rFonts w:ascii="Arial" w:hAnsi="Arial" w:cs="Arial"/>
          <w:sz w:val="22"/>
          <w:szCs w:val="22"/>
        </w:rPr>
        <w:t xml:space="preserve"> </w:t>
      </w:r>
      <w:r w:rsidR="00204214">
        <w:rPr>
          <w:rFonts w:ascii="Arial" w:hAnsi="Arial" w:cs="Arial"/>
          <w:sz w:val="22"/>
          <w:szCs w:val="22"/>
        </w:rPr>
        <w:t xml:space="preserve">different </w:t>
      </w:r>
      <w:r w:rsidR="00BA562B">
        <w:rPr>
          <w:rFonts w:ascii="Arial" w:hAnsi="Arial" w:cs="Arial"/>
          <w:sz w:val="22"/>
          <w:szCs w:val="22"/>
        </w:rPr>
        <w:t>targets</w:t>
      </w:r>
      <w:r w:rsidR="001F65D5">
        <w:rPr>
          <w:rFonts w:ascii="Arial" w:hAnsi="Arial" w:cs="Arial"/>
          <w:sz w:val="22"/>
          <w:szCs w:val="22"/>
        </w:rPr>
        <w:t>,</w:t>
      </w:r>
      <w:r w:rsidR="00BA562B">
        <w:rPr>
          <w:rFonts w:ascii="Arial" w:hAnsi="Arial" w:cs="Arial"/>
          <w:sz w:val="22"/>
          <w:szCs w:val="22"/>
        </w:rPr>
        <w:t xml:space="preserve"> </w:t>
      </w:r>
      <w:r w:rsidR="007268A1">
        <w:rPr>
          <w:rFonts w:ascii="Arial" w:hAnsi="Arial" w:cs="Arial"/>
          <w:sz w:val="22"/>
          <w:szCs w:val="22"/>
        </w:rPr>
        <w:t>and thus</w:t>
      </w:r>
      <w:r w:rsidR="00A73948">
        <w:rPr>
          <w:rFonts w:ascii="Arial" w:hAnsi="Arial" w:cs="Arial"/>
          <w:sz w:val="22"/>
          <w:szCs w:val="22"/>
        </w:rPr>
        <w:t xml:space="preserve"> </w:t>
      </w:r>
      <w:r w:rsidR="00166623">
        <w:rPr>
          <w:rFonts w:ascii="Arial" w:hAnsi="Arial" w:cs="Arial"/>
          <w:sz w:val="22"/>
          <w:szCs w:val="22"/>
        </w:rPr>
        <w:t xml:space="preserve">the </w:t>
      </w:r>
      <w:r w:rsidR="00240A43">
        <w:rPr>
          <w:rFonts w:ascii="Arial" w:hAnsi="Arial" w:cs="Arial"/>
          <w:sz w:val="22"/>
          <w:szCs w:val="22"/>
        </w:rPr>
        <w:t>classification</w:t>
      </w:r>
      <w:r w:rsidR="00A73948">
        <w:rPr>
          <w:rFonts w:ascii="Arial" w:hAnsi="Arial" w:cs="Arial"/>
          <w:sz w:val="22"/>
          <w:szCs w:val="22"/>
        </w:rPr>
        <w:t xml:space="preserve"> accuracy of targets </w:t>
      </w:r>
      <w:r w:rsidR="00520326">
        <w:rPr>
          <w:rFonts w:ascii="Arial" w:hAnsi="Arial" w:cs="Arial"/>
          <w:sz w:val="22"/>
          <w:szCs w:val="22"/>
        </w:rPr>
        <w:t xml:space="preserve">in the visual network </w:t>
      </w:r>
      <w:r w:rsidR="00166623">
        <w:rPr>
          <w:rFonts w:ascii="Arial" w:hAnsi="Arial" w:cs="Arial"/>
          <w:sz w:val="22"/>
          <w:szCs w:val="22"/>
        </w:rPr>
        <w:t xml:space="preserve">increased </w:t>
      </w:r>
      <w:r w:rsidR="007268A1">
        <w:rPr>
          <w:rFonts w:ascii="Arial" w:hAnsi="Arial" w:cs="Arial"/>
          <w:sz w:val="22"/>
          <w:szCs w:val="22"/>
        </w:rPr>
        <w:t>as learning proceeded</w:t>
      </w:r>
      <w:r w:rsidR="00BE0E32">
        <w:rPr>
          <w:rFonts w:ascii="Arial" w:hAnsi="Arial" w:cs="Arial"/>
          <w:sz w:val="22"/>
          <w:szCs w:val="22"/>
        </w:rPr>
        <w:t xml:space="preserve">. </w:t>
      </w:r>
      <w:r w:rsidR="00E2189A">
        <w:rPr>
          <w:rFonts w:ascii="Arial" w:hAnsi="Arial" w:cs="Arial"/>
          <w:sz w:val="22"/>
          <w:szCs w:val="22"/>
        </w:rPr>
        <w:t xml:space="preserve">Although we removed fMRI activity related </w:t>
      </w:r>
      <w:r w:rsidR="00EA6EDE">
        <w:rPr>
          <w:rFonts w:ascii="Arial" w:hAnsi="Arial" w:cs="Arial"/>
          <w:sz w:val="22"/>
          <w:szCs w:val="22"/>
        </w:rPr>
        <w:t>to</w:t>
      </w:r>
      <w:r w:rsidR="00E2189A">
        <w:rPr>
          <w:rFonts w:ascii="Arial" w:hAnsi="Arial" w:cs="Arial"/>
          <w:sz w:val="22"/>
          <w:szCs w:val="22"/>
        </w:rPr>
        <w:t xml:space="preserve"> time-varying amounts of the finger movement to control the overall difference of movement between the early and late stage</w:t>
      </w:r>
      <w:r w:rsidR="00EA6EDE">
        <w:rPr>
          <w:rFonts w:ascii="Arial" w:hAnsi="Arial" w:cs="Arial"/>
          <w:sz w:val="22"/>
          <w:szCs w:val="22"/>
        </w:rPr>
        <w:t>s</w:t>
      </w:r>
      <w:r w:rsidR="00E2189A">
        <w:rPr>
          <w:rFonts w:ascii="Arial" w:hAnsi="Arial" w:cs="Arial"/>
          <w:sz w:val="22"/>
          <w:szCs w:val="22"/>
        </w:rPr>
        <w:t xml:space="preserve"> of learning, we cannot fully dissociate learning </w:t>
      </w:r>
      <w:r w:rsidR="008F174C" w:rsidRPr="00B64591">
        <w:rPr>
          <w:rFonts w:ascii="Arial" w:hAnsi="Arial" w:cs="Arial"/>
          <w:i/>
          <w:sz w:val="22"/>
          <w:szCs w:val="22"/>
        </w:rPr>
        <w:t>per se</w:t>
      </w:r>
      <w:r w:rsidR="008F174C">
        <w:rPr>
          <w:rFonts w:ascii="Arial" w:hAnsi="Arial" w:cs="Arial"/>
          <w:sz w:val="22"/>
          <w:szCs w:val="22"/>
        </w:rPr>
        <w:t xml:space="preserve"> </w:t>
      </w:r>
      <w:r w:rsidR="00E2189A">
        <w:rPr>
          <w:rFonts w:ascii="Arial" w:hAnsi="Arial" w:cs="Arial"/>
          <w:sz w:val="22"/>
          <w:szCs w:val="22"/>
        </w:rPr>
        <w:t>from movement and visual feedback</w:t>
      </w:r>
      <w:r w:rsidR="00B177D0">
        <w:rPr>
          <w:rFonts w:ascii="Arial" w:hAnsi="Arial" w:cs="Arial"/>
          <w:sz w:val="22"/>
          <w:szCs w:val="22"/>
        </w:rPr>
        <w:t xml:space="preserve">. </w:t>
      </w:r>
      <w:r w:rsidR="00935CC0">
        <w:rPr>
          <w:rFonts w:ascii="Arial" w:hAnsi="Arial" w:cs="Arial"/>
          <w:sz w:val="22"/>
          <w:szCs w:val="22"/>
        </w:rPr>
        <w:t xml:space="preserve">Due to this limitation, </w:t>
      </w:r>
      <w:r w:rsidR="00E52FB9">
        <w:rPr>
          <w:rFonts w:ascii="Arial" w:hAnsi="Arial" w:cs="Arial"/>
          <w:sz w:val="22"/>
          <w:szCs w:val="22"/>
        </w:rPr>
        <w:t>t</w:t>
      </w:r>
      <w:r w:rsidR="00861CEF">
        <w:rPr>
          <w:rFonts w:ascii="Arial" w:hAnsi="Arial" w:cs="Arial"/>
          <w:sz w:val="22"/>
          <w:szCs w:val="22"/>
        </w:rPr>
        <w:t xml:space="preserve">he increase of the </w:t>
      </w:r>
      <w:r w:rsidR="00240A43">
        <w:rPr>
          <w:rFonts w:ascii="Arial" w:hAnsi="Arial" w:cs="Arial"/>
          <w:sz w:val="22"/>
          <w:szCs w:val="22"/>
        </w:rPr>
        <w:t>classification</w:t>
      </w:r>
      <w:r w:rsidR="00861CEF">
        <w:rPr>
          <w:rFonts w:ascii="Arial" w:hAnsi="Arial" w:cs="Arial"/>
          <w:sz w:val="22"/>
          <w:szCs w:val="22"/>
        </w:rPr>
        <w:t xml:space="preserve"> accuracy both in the left M1/S1 and visual region was </w:t>
      </w:r>
      <w:r w:rsidR="00070731">
        <w:rPr>
          <w:rFonts w:ascii="Arial" w:hAnsi="Arial" w:cs="Arial"/>
          <w:sz w:val="22"/>
          <w:szCs w:val="22"/>
        </w:rPr>
        <w:t xml:space="preserve">simply </w:t>
      </w:r>
      <w:r w:rsidR="00861CEF">
        <w:rPr>
          <w:rFonts w:ascii="Arial" w:hAnsi="Arial" w:cs="Arial"/>
          <w:sz w:val="22"/>
          <w:szCs w:val="22"/>
        </w:rPr>
        <w:t>“learning-related”</w:t>
      </w:r>
      <w:r w:rsidR="00070731">
        <w:rPr>
          <w:rFonts w:ascii="Arial" w:hAnsi="Arial" w:cs="Arial"/>
          <w:sz w:val="22"/>
          <w:szCs w:val="22"/>
        </w:rPr>
        <w:t xml:space="preserve">, </w:t>
      </w:r>
      <w:r w:rsidR="00861CEF">
        <w:rPr>
          <w:rFonts w:ascii="Arial" w:hAnsi="Arial" w:cs="Arial"/>
          <w:sz w:val="22"/>
          <w:szCs w:val="22"/>
        </w:rPr>
        <w:t>not necessar</w:t>
      </w:r>
      <w:r w:rsidR="00EE1470">
        <w:rPr>
          <w:rFonts w:ascii="Arial" w:hAnsi="Arial" w:cs="Arial"/>
          <w:sz w:val="22"/>
          <w:szCs w:val="22"/>
        </w:rPr>
        <w:t>ily “learning-induced”</w:t>
      </w:r>
      <w:r w:rsidR="00C5364D">
        <w:rPr>
          <w:rFonts w:ascii="Arial" w:hAnsi="Arial" w:cs="Arial"/>
          <w:sz w:val="22"/>
          <w:szCs w:val="22"/>
        </w:rPr>
        <w:t>.</w:t>
      </w:r>
      <w:r w:rsidR="00536B6C">
        <w:rPr>
          <w:rFonts w:ascii="Arial" w:hAnsi="Arial" w:cs="Arial"/>
          <w:sz w:val="22"/>
          <w:szCs w:val="22"/>
        </w:rPr>
        <w:t xml:space="preserve"> </w:t>
      </w:r>
    </w:p>
    <w:p w14:paraId="7301D106" w14:textId="7DBA7551" w:rsidR="00FF3893" w:rsidRDefault="00413E9E" w:rsidP="007A7B07">
      <w:pPr>
        <w:widowControl/>
        <w:wordWrap/>
        <w:spacing w:line="360" w:lineRule="auto"/>
        <w:ind w:firstLine="720"/>
        <w:jc w:val="left"/>
        <w:rPr>
          <w:rFonts w:ascii="Arial" w:hAnsi="Arial" w:cs="Arial"/>
          <w:sz w:val="22"/>
          <w:szCs w:val="22"/>
        </w:rPr>
      </w:pPr>
      <w:r>
        <w:rPr>
          <w:rFonts w:ascii="Arial" w:hAnsi="Arial" w:cs="Arial"/>
          <w:sz w:val="22"/>
          <w:szCs w:val="22"/>
        </w:rPr>
        <w:t xml:space="preserve">However, the decrease of the </w:t>
      </w:r>
      <w:r w:rsidR="00240A43">
        <w:rPr>
          <w:rFonts w:ascii="Arial" w:hAnsi="Arial" w:cs="Arial"/>
          <w:sz w:val="22"/>
          <w:szCs w:val="22"/>
        </w:rPr>
        <w:t>classification</w:t>
      </w:r>
      <w:r>
        <w:rPr>
          <w:rFonts w:ascii="Arial" w:hAnsi="Arial" w:cs="Arial"/>
          <w:sz w:val="22"/>
          <w:szCs w:val="22"/>
        </w:rPr>
        <w:t xml:space="preserve"> accuracy in the DMN core subnetwork was surprising and may reflect learning-induced effect.</w:t>
      </w:r>
      <w:r w:rsidR="00680767">
        <w:rPr>
          <w:rFonts w:ascii="Arial" w:hAnsi="Arial" w:cs="Arial"/>
          <w:sz w:val="22"/>
          <w:szCs w:val="22"/>
        </w:rPr>
        <w:t xml:space="preserve"> It </w:t>
      </w:r>
      <w:r w:rsidR="00ED6D3B">
        <w:rPr>
          <w:rFonts w:ascii="Arial" w:hAnsi="Arial" w:cs="Arial"/>
          <w:sz w:val="22"/>
          <w:szCs w:val="22"/>
        </w:rPr>
        <w:t xml:space="preserve">could be related with the potential </w:t>
      </w:r>
      <w:r w:rsidR="00ED6D3B">
        <w:rPr>
          <w:rFonts w:ascii="Arial" w:hAnsi="Arial" w:cs="Arial"/>
          <w:sz w:val="22"/>
          <w:szCs w:val="22"/>
        </w:rPr>
        <w:lastRenderedPageBreak/>
        <w:t>role of the DMN in contextual switching externally focused cognitive tasks</w:t>
      </w:r>
      <w:r w:rsidR="00C57B05">
        <w:rPr>
          <w:rFonts w:ascii="Arial" w:hAnsi="Arial" w:cs="Arial"/>
          <w:sz w:val="22"/>
          <w:szCs w:val="22"/>
        </w:rPr>
        <w:t xml:space="preserve"> as</w:t>
      </w:r>
      <w:r w:rsidR="003371B0">
        <w:rPr>
          <w:rFonts w:ascii="Arial" w:hAnsi="Arial" w:cs="Arial"/>
          <w:sz w:val="22"/>
          <w:szCs w:val="22"/>
        </w:rPr>
        <w:t xml:space="preserve"> </w:t>
      </w:r>
      <w:r w:rsidR="00484DB2">
        <w:rPr>
          <w:rFonts w:ascii="Arial" w:hAnsi="Arial" w:cs="Arial"/>
          <w:sz w:val="22"/>
          <w:szCs w:val="22"/>
        </w:rPr>
        <w:t xml:space="preserve">suggested by recent studies </w:t>
      </w:r>
      <w:r w:rsidR="004D5573">
        <w:rPr>
          <w:rFonts w:ascii="Arial" w:hAnsi="Arial" w:cs="Arial"/>
          <w:sz w:val="22"/>
          <w:szCs w:val="22"/>
        </w:rPr>
        <w:fldChar w:fldCharType="begin">
          <w:fldData xml:space="preserve">PEVuZE5vdGU+PENpdGU+PEF1dGhvcj5Dcml0dGVuZGVuPC9BdXRob3I+PFllYXI+MjAxNTwvWWVh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==
</w:fldData>
        </w:fldChar>
      </w:r>
      <w:r w:rsidR="004D5573" w:rsidRPr="00B64591">
        <w:rPr>
          <w:rFonts w:ascii="Arial" w:hAnsi="Arial" w:cs="Arial"/>
          <w:sz w:val="22"/>
          <w:szCs w:val="22"/>
        </w:rPr>
        <w:instrText xml:space="preserve"> ADDIN EN.CITE </w:instrText>
      </w:r>
      <w:r w:rsidR="004D5573" w:rsidRPr="00B64591">
        <w:rPr>
          <w:rFonts w:ascii="Arial" w:hAnsi="Arial" w:cs="Arial"/>
          <w:sz w:val="22"/>
          <w:szCs w:val="22"/>
        </w:rPr>
        <w:fldChar w:fldCharType="begin">
          <w:fldData xml:space="preserve">PEVuZE5vdGU+PENpdGU+PEF1dGhvcj5Dcml0dGVuZGVuPC9BdXRob3I+PFllYXI+MjAxNTwvWWVh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==
</w:fldData>
        </w:fldChar>
      </w:r>
      <w:r w:rsidR="004D5573" w:rsidRPr="00B64591">
        <w:rPr>
          <w:rFonts w:ascii="Arial" w:hAnsi="Arial" w:cs="Arial"/>
          <w:sz w:val="22"/>
          <w:szCs w:val="22"/>
        </w:rPr>
        <w:instrText xml:space="preserve"> ADDIN EN.CITE.DATA </w:instrText>
      </w:r>
      <w:r w:rsidR="004D5573" w:rsidRPr="00B64591">
        <w:rPr>
          <w:rFonts w:ascii="Arial" w:hAnsi="Arial" w:cs="Arial"/>
          <w:sz w:val="22"/>
          <w:szCs w:val="22"/>
        </w:rPr>
      </w:r>
      <w:r w:rsidR="004D5573" w:rsidRPr="00B64591">
        <w:rPr>
          <w:rFonts w:ascii="Arial" w:hAnsi="Arial" w:cs="Arial"/>
          <w:sz w:val="22"/>
          <w:szCs w:val="22"/>
        </w:rPr>
        <w:fldChar w:fldCharType="end"/>
      </w:r>
      <w:r w:rsidR="004D5573">
        <w:rPr>
          <w:rFonts w:ascii="Arial" w:hAnsi="Arial" w:cs="Arial"/>
          <w:sz w:val="22"/>
          <w:szCs w:val="22"/>
        </w:rPr>
      </w:r>
      <w:r w:rsidR="004D5573">
        <w:rPr>
          <w:rFonts w:ascii="Arial" w:hAnsi="Arial" w:cs="Arial"/>
          <w:sz w:val="22"/>
          <w:szCs w:val="22"/>
        </w:rPr>
        <w:fldChar w:fldCharType="separate"/>
      </w:r>
      <w:r w:rsidR="004D5573">
        <w:rPr>
          <w:rFonts w:ascii="Arial" w:hAnsi="Arial" w:cs="Arial"/>
          <w:noProof/>
          <w:sz w:val="22"/>
          <w:szCs w:val="22"/>
        </w:rPr>
        <w:t>(Crittenden et al., 2015; Smith et al., 2018)</w:t>
      </w:r>
      <w:r w:rsidR="004D5573">
        <w:rPr>
          <w:rFonts w:ascii="Arial" w:hAnsi="Arial" w:cs="Arial"/>
          <w:sz w:val="22"/>
          <w:szCs w:val="22"/>
        </w:rPr>
        <w:fldChar w:fldCharType="end"/>
      </w:r>
      <w:r w:rsidR="008B3CC9">
        <w:rPr>
          <w:rFonts w:ascii="Arial" w:hAnsi="Arial" w:cs="Arial"/>
          <w:sz w:val="22"/>
          <w:szCs w:val="22"/>
        </w:rPr>
        <w:t xml:space="preserve">. </w:t>
      </w:r>
      <w:r w:rsidR="009933AE">
        <w:rPr>
          <w:rFonts w:ascii="Arial" w:hAnsi="Arial" w:cs="Arial"/>
          <w:sz w:val="22"/>
          <w:szCs w:val="22"/>
        </w:rPr>
        <w:t>Although t</w:t>
      </w:r>
      <w:r w:rsidR="00994742">
        <w:rPr>
          <w:rFonts w:ascii="Arial" w:hAnsi="Arial" w:cs="Arial"/>
          <w:sz w:val="22"/>
          <w:szCs w:val="22"/>
        </w:rPr>
        <w:t>he authors</w:t>
      </w:r>
      <w:r w:rsidR="008E7765">
        <w:rPr>
          <w:rFonts w:ascii="Arial" w:hAnsi="Arial" w:cs="Arial"/>
          <w:sz w:val="22"/>
          <w:szCs w:val="22"/>
        </w:rPr>
        <w:t xml:space="preserve"> argued that </w:t>
      </w:r>
      <w:r w:rsidR="00ED6D3B">
        <w:rPr>
          <w:rFonts w:ascii="Arial" w:hAnsi="Arial" w:cs="Arial"/>
          <w:sz w:val="22"/>
          <w:szCs w:val="22"/>
        </w:rPr>
        <w:t>the multivariate fMRI activity patterns in the DMN discriminated multiple</w:t>
      </w:r>
      <w:r w:rsidR="002469E2">
        <w:rPr>
          <w:rFonts w:ascii="Arial" w:hAnsi="Arial" w:cs="Arial"/>
          <w:sz w:val="22"/>
          <w:szCs w:val="22"/>
        </w:rPr>
        <w:t xml:space="preserve"> </w:t>
      </w:r>
      <w:r w:rsidR="00ED6D3B">
        <w:rPr>
          <w:rFonts w:ascii="Arial" w:hAnsi="Arial" w:cs="Arial"/>
          <w:sz w:val="22"/>
          <w:szCs w:val="22"/>
        </w:rPr>
        <w:t>cognitive tasks</w:t>
      </w:r>
      <w:r w:rsidR="00010BF0">
        <w:rPr>
          <w:rFonts w:ascii="Arial" w:hAnsi="Arial" w:cs="Arial"/>
          <w:sz w:val="22"/>
          <w:szCs w:val="22"/>
        </w:rPr>
        <w:t xml:space="preserve"> </w:t>
      </w:r>
      <w:r w:rsidR="009933AE">
        <w:rPr>
          <w:rFonts w:ascii="Arial" w:hAnsi="Arial" w:cs="Arial"/>
          <w:sz w:val="22"/>
          <w:szCs w:val="22"/>
        </w:rPr>
        <w:t xml:space="preserve">only </w:t>
      </w:r>
      <w:r w:rsidR="00ED6D3B">
        <w:rPr>
          <w:rFonts w:ascii="Arial" w:hAnsi="Arial" w:cs="Arial"/>
          <w:sz w:val="22"/>
          <w:szCs w:val="22"/>
        </w:rPr>
        <w:t>in different domains</w:t>
      </w:r>
      <w:r w:rsidR="009933AE">
        <w:rPr>
          <w:rFonts w:ascii="Arial" w:hAnsi="Arial" w:cs="Arial"/>
          <w:sz w:val="22"/>
          <w:szCs w:val="22"/>
        </w:rPr>
        <w:t xml:space="preserve">, switching over the four different targets would require significant cognitive resource in the early stage of learning. </w:t>
      </w:r>
      <w:r w:rsidR="00FF3893" w:rsidRPr="05BF4C3A">
        <w:rPr>
          <w:rFonts w:ascii="Arial" w:hAnsi="Arial" w:cs="Arial"/>
          <w:sz w:val="22"/>
          <w:szCs w:val="22"/>
        </w:rPr>
        <w:t xml:space="preserve">In contrast, participants would demonstrate more automatized behavior </w:t>
      </w:r>
      <w:r w:rsidR="00892FD1">
        <w:rPr>
          <w:rFonts w:ascii="Arial" w:hAnsi="Arial" w:cs="Arial"/>
          <w:sz w:val="22"/>
          <w:szCs w:val="22"/>
        </w:rPr>
        <w:t xml:space="preserve">in </w:t>
      </w:r>
      <w:r w:rsidR="009A68C0">
        <w:rPr>
          <w:rFonts w:ascii="Arial" w:hAnsi="Arial" w:cs="Arial"/>
          <w:sz w:val="22"/>
          <w:szCs w:val="22"/>
        </w:rPr>
        <w:t xml:space="preserve">the </w:t>
      </w:r>
      <w:r w:rsidR="00892FD1">
        <w:rPr>
          <w:rFonts w:ascii="Arial" w:hAnsi="Arial" w:cs="Arial"/>
          <w:sz w:val="22"/>
          <w:szCs w:val="22"/>
        </w:rPr>
        <w:t xml:space="preserve">advanced stage of learning </w:t>
      </w:r>
      <w:r w:rsidR="00FF3893" w:rsidRPr="05BF4C3A">
        <w:rPr>
          <w:rFonts w:ascii="Arial" w:hAnsi="Arial" w:cs="Arial"/>
          <w:sz w:val="22"/>
          <w:szCs w:val="22"/>
        </w:rPr>
        <w:t>along with a generalized representation of the entire mapping</w:t>
      </w:r>
      <w:r w:rsidR="009A68C0">
        <w:rPr>
          <w:rFonts w:ascii="Arial" w:hAnsi="Arial" w:cs="Arial"/>
          <w:sz w:val="22"/>
          <w:szCs w:val="22"/>
        </w:rPr>
        <w:t xml:space="preserve"> with lower cognitive demands for switching over targets</w:t>
      </w:r>
      <w:r w:rsidR="00892FD1">
        <w:rPr>
          <w:rFonts w:ascii="Arial" w:hAnsi="Arial" w:cs="Arial"/>
          <w:sz w:val="22"/>
          <w:szCs w:val="22"/>
        </w:rPr>
        <w:t>. Then,</w:t>
      </w:r>
      <w:r w:rsidR="00FF3893" w:rsidRPr="05BF4C3A">
        <w:rPr>
          <w:rFonts w:ascii="Arial" w:hAnsi="Arial" w:cs="Arial"/>
          <w:sz w:val="22"/>
          <w:szCs w:val="22"/>
        </w:rPr>
        <w:t xml:space="preserve"> a substantial portion of the cognitive and neural resources originally recruited for this representation may be released</w:t>
      </w:r>
      <w:r w:rsidR="000B3393">
        <w:rPr>
          <w:rFonts w:ascii="Arial" w:hAnsi="Arial" w:cs="Arial"/>
          <w:sz w:val="22"/>
          <w:szCs w:val="22"/>
        </w:rPr>
        <w:t xml:space="preserve"> </w:t>
      </w:r>
      <w:r w:rsidR="00287C0C">
        <w:rPr>
          <w:rFonts w:ascii="Arial" w:hAnsi="Arial" w:cs="Arial"/>
          <w:sz w:val="22"/>
          <w:szCs w:val="22"/>
        </w:rPr>
        <w:fldChar w:fldCharType="begin">
          <w:fldData xml:space="preserve">PEVuZE5vdGU+PENpdGU+PEF1dGhvcj5CYXNzZXR0PC9BdXRob3I+PFllYXI+MjAxNTwvWWVhcj48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</w:fldData>
        </w:fldChar>
      </w:r>
      <w:r w:rsidR="00287C0C">
        <w:rPr>
          <w:rFonts w:ascii="Arial" w:hAnsi="Arial" w:cs="Arial"/>
          <w:sz w:val="22"/>
          <w:szCs w:val="22"/>
        </w:rPr>
        <w:instrText xml:space="preserve"> ADDIN EN.CITE </w:instrText>
      </w:r>
      <w:r w:rsidR="00287C0C">
        <w:rPr>
          <w:rFonts w:ascii="Arial" w:hAnsi="Arial" w:cs="Arial"/>
          <w:sz w:val="22"/>
          <w:szCs w:val="22"/>
        </w:rPr>
        <w:fldChar w:fldCharType="begin">
          <w:fldData xml:space="preserve">PEVuZE5vdGU+PENpdGU+PEF1dGhvcj5CYXNzZXR0PC9BdXRob3I+PFllYXI+MjAxNTwvWWVhcj48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</w:fldData>
        </w:fldChar>
      </w:r>
      <w:r w:rsidR="00287C0C">
        <w:rPr>
          <w:rFonts w:ascii="Arial" w:hAnsi="Arial" w:cs="Arial"/>
          <w:sz w:val="22"/>
          <w:szCs w:val="22"/>
        </w:rPr>
        <w:instrText xml:space="preserve"> ADDIN EN.CITE.DATA </w:instrText>
      </w:r>
      <w:r w:rsidR="00287C0C">
        <w:rPr>
          <w:rFonts w:ascii="Arial" w:hAnsi="Arial" w:cs="Arial"/>
          <w:sz w:val="22"/>
          <w:szCs w:val="22"/>
        </w:rPr>
      </w:r>
      <w:r w:rsidR="00287C0C">
        <w:rPr>
          <w:rFonts w:ascii="Arial" w:hAnsi="Arial" w:cs="Arial"/>
          <w:sz w:val="22"/>
          <w:szCs w:val="22"/>
        </w:rPr>
        <w:fldChar w:fldCharType="end"/>
      </w:r>
      <w:r w:rsidR="00287C0C">
        <w:rPr>
          <w:rFonts w:ascii="Arial" w:hAnsi="Arial" w:cs="Arial"/>
          <w:sz w:val="22"/>
          <w:szCs w:val="22"/>
        </w:rPr>
      </w:r>
      <w:r w:rsidR="00287C0C">
        <w:rPr>
          <w:rFonts w:ascii="Arial" w:hAnsi="Arial" w:cs="Arial"/>
          <w:sz w:val="22"/>
          <w:szCs w:val="22"/>
        </w:rPr>
        <w:fldChar w:fldCharType="separate"/>
      </w:r>
      <w:r w:rsidR="00287C0C">
        <w:rPr>
          <w:rFonts w:ascii="Arial" w:hAnsi="Arial" w:cs="Arial"/>
          <w:noProof/>
          <w:sz w:val="22"/>
          <w:szCs w:val="22"/>
        </w:rPr>
        <w:t>(Bassett et al., 2015)</w:t>
      </w:r>
      <w:r w:rsidR="00287C0C">
        <w:rPr>
          <w:rFonts w:ascii="Arial" w:hAnsi="Arial" w:cs="Arial"/>
          <w:sz w:val="22"/>
          <w:szCs w:val="22"/>
        </w:rPr>
        <w:fldChar w:fldCharType="end"/>
      </w:r>
      <w:r w:rsidR="00B43379">
        <w:rPr>
          <w:rFonts w:ascii="Arial" w:hAnsi="Arial" w:cs="Arial"/>
          <w:sz w:val="22"/>
          <w:szCs w:val="22"/>
        </w:rPr>
        <w:t xml:space="preserve"> </w:t>
      </w:r>
      <w:r w:rsidR="00F54954">
        <w:rPr>
          <w:rFonts w:ascii="Arial" w:hAnsi="Arial" w:cs="Arial"/>
          <w:sz w:val="22"/>
          <w:szCs w:val="22"/>
        </w:rPr>
        <w:t xml:space="preserve">and would be reflected in decreased </w:t>
      </w:r>
      <w:r w:rsidR="00B43379">
        <w:rPr>
          <w:rFonts w:ascii="Arial" w:hAnsi="Arial" w:cs="Arial"/>
          <w:sz w:val="22"/>
          <w:szCs w:val="22"/>
        </w:rPr>
        <w:t>decoding accuracy</w:t>
      </w:r>
      <w:r w:rsidR="003E2C11">
        <w:rPr>
          <w:rFonts w:ascii="Arial" w:hAnsi="Arial" w:cs="Arial"/>
          <w:sz w:val="22"/>
          <w:szCs w:val="22"/>
        </w:rPr>
        <w:t xml:space="preserve">. </w:t>
      </w:r>
    </w:p>
    <w:p w14:paraId="4717364C" w14:textId="252B56C7" w:rsidR="00281C26" w:rsidRDefault="00B4168D">
      <w:pPr>
        <w:widowControl/>
        <w:wordWrap/>
        <w:spacing w:line="360" w:lineRule="auto"/>
        <w:ind w:firstLine="720"/>
        <w:jc w:val="left"/>
        <w:rPr>
          <w:rFonts w:ascii="Arial" w:hAnsi="Arial" w:cs="Arial"/>
          <w:sz w:val="22"/>
          <w:szCs w:val="22"/>
        </w:rPr>
        <w:pPrChange w:id="162" w:author="Microsoft Office User" w:date="2020-04-13T19:24:00Z">
          <w:pPr>
            <w:widowControl/>
            <w:wordWrap/>
            <w:spacing w:line="360" w:lineRule="auto"/>
            <w:jc w:val="left"/>
          </w:pPr>
        </w:pPrChange>
      </w:pPr>
      <w:r>
        <w:rPr>
          <w:rFonts w:ascii="Arial" w:hAnsi="Arial" w:cs="Arial"/>
          <w:sz w:val="22"/>
          <w:szCs w:val="22"/>
        </w:rPr>
        <w:t>Furthermore, t</w:t>
      </w:r>
      <w:r w:rsidR="00800C7F">
        <w:rPr>
          <w:rFonts w:ascii="Arial" w:hAnsi="Arial" w:cs="Arial"/>
          <w:sz w:val="22"/>
          <w:szCs w:val="22"/>
        </w:rPr>
        <w:t xml:space="preserve">he whole-brain searchlight analysis </w:t>
      </w:r>
      <w:r w:rsidR="00FB334D">
        <w:rPr>
          <w:rFonts w:ascii="Arial" w:hAnsi="Arial" w:cs="Arial"/>
          <w:sz w:val="22"/>
          <w:szCs w:val="22"/>
        </w:rPr>
        <w:t xml:space="preserve">identified </w:t>
      </w:r>
      <w:r w:rsidR="00800C7F">
        <w:rPr>
          <w:rFonts w:ascii="Arial" w:hAnsi="Arial" w:cs="Arial"/>
          <w:sz w:val="22"/>
          <w:szCs w:val="22"/>
        </w:rPr>
        <w:t>that the classification accuracy significantly decreased in the right temporal pole</w:t>
      </w:r>
      <w:r w:rsidR="006C5ED3">
        <w:rPr>
          <w:rFonts w:ascii="Arial" w:hAnsi="Arial" w:cs="Arial"/>
          <w:sz w:val="22"/>
          <w:szCs w:val="22"/>
        </w:rPr>
        <w:t xml:space="preserve">, which is a part of </w:t>
      </w:r>
      <w:r w:rsidR="00C254EC">
        <w:rPr>
          <w:rFonts w:ascii="Arial" w:hAnsi="Arial" w:cs="Arial"/>
          <w:sz w:val="22"/>
          <w:szCs w:val="22"/>
        </w:rPr>
        <w:t xml:space="preserve">the </w:t>
      </w:r>
      <w:r w:rsidR="00A64D8B">
        <w:rPr>
          <w:rFonts w:ascii="Arial" w:hAnsi="Arial" w:cs="Arial"/>
          <w:sz w:val="22"/>
          <w:szCs w:val="22"/>
        </w:rPr>
        <w:t>DMN (</w:t>
      </w:r>
      <w:r w:rsidR="006C5ED3" w:rsidRPr="009018A3">
        <w:rPr>
          <w:rFonts w:ascii="Arial" w:hAnsi="Arial" w:cs="Arial"/>
          <w:sz w:val="22"/>
          <w:szCs w:val="22"/>
        </w:rPr>
        <w:t>DMPFC subnetworks</w:t>
      </w:r>
      <w:r w:rsidR="00C254EC">
        <w:rPr>
          <w:rFonts w:ascii="Arial" w:hAnsi="Arial" w:cs="Arial"/>
          <w:sz w:val="22"/>
          <w:szCs w:val="22"/>
        </w:rPr>
        <w:t>)</w:t>
      </w:r>
      <w:r w:rsidR="00A64D8B">
        <w:rPr>
          <w:rFonts w:ascii="Arial" w:hAnsi="Arial" w:cs="Arial"/>
          <w:sz w:val="22"/>
          <w:szCs w:val="22"/>
        </w:rPr>
        <w:t xml:space="preserve">. </w:t>
      </w:r>
      <w:r w:rsidR="00EE00A6" w:rsidDel="00EE00A6">
        <w:rPr>
          <w:rFonts w:ascii="Arial" w:hAnsi="Arial" w:cs="Arial"/>
          <w:sz w:val="22"/>
          <w:szCs w:val="22"/>
        </w:rPr>
        <w:t xml:space="preserve"> </w:t>
      </w:r>
      <w:r w:rsidR="00293AE3">
        <w:rPr>
          <w:rFonts w:ascii="Arial" w:hAnsi="Arial" w:cs="Arial"/>
          <w:sz w:val="22"/>
          <w:szCs w:val="22"/>
        </w:rPr>
        <w:t>A previous study showed that</w:t>
      </w:r>
      <w:r w:rsidR="001F65D5">
        <w:rPr>
          <w:rFonts w:ascii="Arial" w:hAnsi="Arial" w:cs="Arial"/>
          <w:sz w:val="22"/>
          <w:szCs w:val="22"/>
        </w:rPr>
        <w:t xml:space="preserve"> the </w:t>
      </w:r>
      <w:r w:rsidR="00293AE3">
        <w:rPr>
          <w:rFonts w:ascii="Arial" w:hAnsi="Arial" w:cs="Arial"/>
          <w:sz w:val="22"/>
          <w:szCs w:val="22"/>
        </w:rPr>
        <w:t>activity pattern</w:t>
      </w:r>
      <w:r w:rsidR="00935CE1">
        <w:rPr>
          <w:rFonts w:ascii="Arial" w:hAnsi="Arial" w:cs="Arial"/>
          <w:sz w:val="22"/>
          <w:szCs w:val="22"/>
        </w:rPr>
        <w:t>s</w:t>
      </w:r>
      <w:r w:rsidR="00293AE3">
        <w:rPr>
          <w:rFonts w:ascii="Arial" w:hAnsi="Arial" w:cs="Arial"/>
          <w:sz w:val="22"/>
          <w:szCs w:val="22"/>
        </w:rPr>
        <w:t xml:space="preserve"> in the </w:t>
      </w:r>
      <w:r w:rsidR="001F65D5">
        <w:rPr>
          <w:rFonts w:ascii="Arial" w:hAnsi="Arial" w:cs="Arial"/>
          <w:sz w:val="22"/>
          <w:szCs w:val="22"/>
        </w:rPr>
        <w:t xml:space="preserve">anterior temporal regions represent conceptual </w:t>
      </w:r>
      <w:r w:rsidR="00E3050A">
        <w:rPr>
          <w:rFonts w:ascii="Arial" w:hAnsi="Arial" w:cs="Arial"/>
          <w:sz w:val="22"/>
          <w:szCs w:val="22"/>
        </w:rPr>
        <w:t xml:space="preserve">and abstract </w:t>
      </w:r>
      <w:r w:rsidR="001F65D5">
        <w:rPr>
          <w:rFonts w:ascii="Arial" w:hAnsi="Arial" w:cs="Arial"/>
          <w:sz w:val="22"/>
          <w:szCs w:val="22"/>
        </w:rPr>
        <w:t>object properties</w:t>
      </w:r>
      <w:r w:rsidR="006564A7">
        <w:rPr>
          <w:rFonts w:ascii="Arial" w:hAnsi="Arial" w:cs="Arial"/>
          <w:sz w:val="22"/>
          <w:szCs w:val="22"/>
        </w:rPr>
        <w:t xml:space="preserve"> </w:t>
      </w:r>
      <w:r w:rsidR="00427087">
        <w:rPr>
          <w:rFonts w:ascii="Arial" w:hAnsi="Arial" w:cs="Arial"/>
          <w:sz w:val="22"/>
          <w:szCs w:val="22"/>
        </w:rPr>
        <w:t xml:space="preserve">rather than low-level sensorimotor features </w:t>
      </w:r>
      <w:r w:rsidR="003257B7">
        <w:rPr>
          <w:rFonts w:ascii="Arial" w:hAnsi="Arial" w:cs="Arial"/>
          <w:sz w:val="22"/>
          <w:szCs w:val="22"/>
        </w:rPr>
        <w:fldChar w:fldCharType="begin"/>
      </w:r>
      <w:r w:rsidR="003257B7">
        <w:rPr>
          <w:rFonts w:ascii="Arial" w:hAnsi="Arial" w:cs="Arial"/>
          <w:sz w:val="22"/>
          <w:szCs w:val="22"/>
        </w:rPr>
        <w:instrText xml:space="preserve"> ADDIN EN.CITE &lt;EndNote&gt;&lt;Cite&gt;&lt;Author&gt;Peelen&lt;/Author&gt;&lt;Year&gt;2012&lt;/Year&gt;&lt;RecNum&gt;98&lt;/RecNum&gt;&lt;DisplayText&gt;(Peelen and Caramazza, 2012)&lt;/DisplayText&gt;&lt;record&gt;&lt;rec-number&gt;98&lt;/rec-number&gt;&lt;foreign-keys&gt;&lt;key app="EN" db-id="ffr2fat05wdf98evzanv52eqvz2099wexd9w" timestamp="1586791268"&gt;98&lt;/key&gt;&lt;/foreign-keys&gt;&lt;ref-type name="Journal Article"&gt;17&lt;/ref-type&gt;&lt;contributors&gt;&lt;authors&gt;&lt;author&gt;Peelen, M. V.&lt;/author&gt;&lt;author&gt;Caramazza, A.&lt;/author&gt;&lt;/authors&gt;&lt;/contributors&gt;&lt;auth-address&gt;Center for Mind/Brain Sciences, University of Trento, 38068 Rovereto (Trentino), Italy. marius.peelen@unitn.it&lt;/auth-address&gt;&lt;titles&gt;&lt;title&gt;Conceptual object representations in human anterior temporal cortex&lt;/title&gt;&lt;secondary-title&gt;J Neurosci&lt;/secondary-title&gt;&lt;/titles&gt;&lt;periodical&gt;&lt;full-title&gt;J Neurosci&lt;/full-title&gt;&lt;/periodical&gt;&lt;pages&gt;15728-36&lt;/pages&gt;&lt;volume&gt;32&lt;/volume&gt;&lt;number&gt;45&lt;/number&gt;&lt;edition&gt;2012/11/09&lt;/edition&gt;&lt;keywords&gt;&lt;keyword&gt;Adult&lt;/keyword&gt;&lt;keyword&gt;Brain Mapping&lt;/keyword&gt;&lt;keyword&gt;Female&lt;/keyword&gt;&lt;keyword&gt;Humans&lt;/keyword&gt;&lt;keyword&gt;Magnetic Resonance Imaging&lt;/keyword&gt;&lt;keyword&gt;Male&lt;/keyword&gt;&lt;keyword&gt;Pattern Recognition, Visual/*physiology&lt;/keyword&gt;&lt;keyword&gt;Photic Stimulation&lt;/keyword&gt;&lt;keyword&gt;Temporal Lobe/*physiology&lt;/keyword&gt;&lt;keyword&gt;Visual Pathways/*physiology&lt;/keyword&gt;&lt;/keywords&gt;&lt;dates&gt;&lt;year&gt;2012&lt;/year&gt;&lt;pub-dates&gt;&lt;date&gt;Nov 7&lt;/date&gt;&lt;/pub-dates&gt;&lt;/dates&gt;&lt;isbn&gt;1529-2401 (Electronic)&amp;#xD;0270-6474 (Linking)&lt;/isbn&gt;&lt;accession-num&gt;23136412&lt;/accession-num&gt;&lt;urls&gt;&lt;related-urls&gt;&lt;url&gt;https://www.ncbi.nlm.nih.gov/pubmed/23136412&lt;/url&gt;&lt;/related-urls&gt;&lt;/urls&gt;&lt;custom2&gt;PMC6621609&lt;/custom2&gt;&lt;electronic-resource-num&gt;10.1523/JNEUROSCI.1953-12.2012&lt;/electronic-resource-num&gt;&lt;/record&gt;&lt;/Cite&gt;&lt;/EndNote&gt;</w:instrText>
      </w:r>
      <w:r w:rsidR="003257B7">
        <w:rPr>
          <w:rFonts w:ascii="Arial" w:hAnsi="Arial" w:cs="Arial"/>
          <w:sz w:val="22"/>
          <w:szCs w:val="22"/>
        </w:rPr>
        <w:fldChar w:fldCharType="separate"/>
      </w:r>
      <w:r w:rsidR="003257B7">
        <w:rPr>
          <w:rFonts w:ascii="Arial" w:hAnsi="Arial" w:cs="Arial"/>
          <w:noProof/>
          <w:sz w:val="22"/>
          <w:szCs w:val="22"/>
        </w:rPr>
        <w:t>(Peelen and Caramazza, 2012)</w:t>
      </w:r>
      <w:r w:rsidR="003257B7">
        <w:rPr>
          <w:rFonts w:ascii="Arial" w:hAnsi="Arial" w:cs="Arial"/>
          <w:sz w:val="22"/>
          <w:szCs w:val="22"/>
        </w:rPr>
        <w:fldChar w:fldCharType="end"/>
      </w:r>
      <w:r w:rsidR="00427087">
        <w:rPr>
          <w:rFonts w:ascii="Arial" w:hAnsi="Arial" w:cs="Arial"/>
          <w:sz w:val="22"/>
          <w:szCs w:val="22"/>
        </w:rPr>
        <w:t xml:space="preserve">. </w:t>
      </w:r>
      <w:r w:rsidR="00281C26">
        <w:rPr>
          <w:rFonts w:ascii="Arial" w:hAnsi="Arial" w:cs="Arial"/>
          <w:sz w:val="22"/>
          <w:szCs w:val="22"/>
        </w:rPr>
        <w:t>Our results provide the evidence supporting</w:t>
      </w:r>
    </w:p>
    <w:p w14:paraId="49316689" w14:textId="77777777" w:rsidR="00281C26" w:rsidRDefault="00281C26" w:rsidP="00281C26">
      <w:pPr>
        <w:widowControl/>
        <w:wordWrap/>
        <w:spacing w:line="360" w:lineRule="auto"/>
        <w:ind w:firstLine="720"/>
        <w:jc w:val="left"/>
        <w:rPr>
          <w:rFonts w:ascii="Arial" w:hAnsi="Arial" w:cs="Arial"/>
          <w:sz w:val="22"/>
          <w:szCs w:val="22"/>
        </w:rPr>
      </w:pPr>
    </w:p>
    <w:p w14:paraId="36244214" w14:textId="608AD59A" w:rsidR="001F65D5" w:rsidRPr="00E3050A" w:rsidRDefault="00281C26" w:rsidP="00281C26">
      <w:pPr>
        <w:widowControl/>
        <w:wordWrap/>
        <w:spacing w:line="360" w:lineRule="auto"/>
        <w:ind w:firstLine="720"/>
        <w:jc w:val="left"/>
        <w:rPr>
          <w:rFonts w:ascii="Arial" w:hAnsi="Arial" w:cs="Arial"/>
          <w:sz w:val="22"/>
          <w:szCs w:val="22"/>
        </w:rPr>
      </w:pPr>
      <w:r>
        <w:rPr>
          <w:rFonts w:ascii="Arial" w:hAnsi="Arial" w:cs="Arial"/>
          <w:sz w:val="22"/>
          <w:szCs w:val="22"/>
        </w:rPr>
        <w:t>The authors questioned whether activity patterns in the anterior temporal regions represent</w:t>
      </w:r>
    </w:p>
    <w:p w14:paraId="70552A83" w14:textId="77777777" w:rsidR="001F65D5" w:rsidRDefault="001F65D5">
      <w:pPr>
        <w:widowControl/>
        <w:wordWrap/>
        <w:spacing w:line="360" w:lineRule="auto"/>
        <w:ind w:firstLine="720"/>
        <w:jc w:val="left"/>
        <w:rPr>
          <w:rFonts w:ascii="Arial" w:hAnsi="Arial" w:cs="Arial"/>
          <w:sz w:val="22"/>
          <w:szCs w:val="22"/>
        </w:rPr>
        <w:pPrChange w:id="163" w:author="Microsoft Office User" w:date="2020-04-13T19:24:00Z">
          <w:pPr>
            <w:widowControl/>
            <w:wordWrap/>
            <w:spacing w:line="360" w:lineRule="auto"/>
            <w:jc w:val="left"/>
          </w:pPr>
        </w:pPrChange>
      </w:pPr>
    </w:p>
    <w:p w14:paraId="38339AE1" w14:textId="2807C339" w:rsidR="2C560E23" w:rsidDel="00EE00A6" w:rsidRDefault="00D37C50" w:rsidP="00EA6EDE">
      <w:pPr>
        <w:widowControl/>
        <w:wordWrap/>
        <w:spacing w:line="360" w:lineRule="auto"/>
        <w:ind w:firstLine="720"/>
        <w:jc w:val="left"/>
        <w:rPr>
          <w:moveFrom w:id="164" w:author="Microsoft Office User" w:date="2020-04-13T17:11:00Z"/>
          <w:rFonts w:ascii="Arial" w:hAnsi="Arial" w:cs="Arial"/>
          <w:sz w:val="22"/>
          <w:szCs w:val="22"/>
        </w:rPr>
      </w:pPr>
      <w:moveFromRangeStart w:id="165" w:author="Microsoft Office User" w:date="2020-04-13T17:11:00Z" w:name="move37690321"/>
      <w:moveFrom w:id="166" w:author="Microsoft Office User" w:date="2020-04-13T17:11:00Z">
        <w:ins w:id="167" w:author="Sungshin Kim" w:date="2020-04-12T01:48:00Z">
          <w:r w:rsidDel="00EE00A6">
            <w:rPr>
              <w:rFonts w:ascii="Arial" w:hAnsi="Arial" w:cs="Arial"/>
              <w:sz w:val="22"/>
              <w:szCs w:val="22"/>
            </w:rPr>
            <w:t xml:space="preserve">The critical role of the DMN highlighted in the current study </w:t>
          </w:r>
          <w:r w:rsidR="00C8539A" w:rsidDel="00EE00A6">
            <w:rPr>
              <w:rFonts w:ascii="Arial" w:hAnsi="Arial" w:cs="Arial"/>
              <w:sz w:val="22"/>
              <w:szCs w:val="22"/>
            </w:rPr>
            <w:t xml:space="preserve">suggests </w:t>
          </w:r>
        </w:ins>
      </w:moveFrom>
    </w:p>
    <w:moveFromRangeEnd w:id="165"/>
    <w:p w14:paraId="635D0F4A" w14:textId="59C91CA2" w:rsidR="00884959" w:rsidDel="00BE0E32" w:rsidRDefault="00884959" w:rsidP="00884959">
      <w:pPr>
        <w:widowControl/>
        <w:wordWrap/>
        <w:spacing w:line="360" w:lineRule="auto"/>
        <w:jc w:val="left"/>
        <w:rPr>
          <w:del w:id="168" w:author="Sungshin Kim" w:date="2020-04-12T01:18:00Z"/>
          <w:rFonts w:ascii="Arial" w:hAnsi="Arial" w:cs="Arial"/>
          <w:b/>
          <w:sz w:val="22"/>
          <w:szCs w:val="22"/>
        </w:rPr>
      </w:pPr>
      <w:del w:id="169" w:author="Sungshin Kim" w:date="2020-04-12T01:18:00Z">
        <w:r w:rsidRPr="00583E33" w:rsidDel="00BE0E32">
          <w:rPr>
            <w:rFonts w:ascii="Arial" w:hAnsi="Arial" w:cs="Arial"/>
            <w:b/>
            <w:sz w:val="22"/>
            <w:szCs w:val="22"/>
          </w:rPr>
          <w:delText>[Briefly describe and discuss the results regarding visual ROIs]</w:delText>
        </w:r>
      </w:del>
    </w:p>
    <w:p w14:paraId="4AB6B9AC" w14:textId="5EFDE2E2" w:rsidR="00884959" w:rsidRDefault="00884959">
      <w:pPr>
        <w:widowControl/>
        <w:wordWrap/>
        <w:spacing w:line="360" w:lineRule="auto"/>
        <w:ind w:firstLine="720"/>
        <w:jc w:val="left"/>
        <w:rPr>
          <w:rFonts w:ascii="Arial" w:hAnsi="Arial" w:cs="Arial"/>
          <w:b/>
          <w:sz w:val="22"/>
          <w:szCs w:val="22"/>
        </w:rPr>
        <w:pPrChange w:id="170" w:author="Microsoft Office User" w:date="2020-04-13T19:24:00Z">
          <w:pPr>
            <w:widowControl/>
            <w:wordWrap/>
            <w:spacing w:line="360" w:lineRule="auto"/>
            <w:jc w:val="left"/>
          </w:pPr>
        </w:pPrChange>
      </w:pPr>
    </w:p>
    <w:p w14:paraId="4CF5EB6A" w14:textId="769F2CA0" w:rsidR="00884959" w:rsidRPr="00583E33" w:rsidDel="00C8539A" w:rsidRDefault="00884959" w:rsidP="00583E33">
      <w:pPr>
        <w:widowControl/>
        <w:wordWrap/>
        <w:spacing w:line="360" w:lineRule="auto"/>
        <w:jc w:val="left"/>
        <w:rPr>
          <w:del w:id="171" w:author="Sungshin Kim" w:date="2020-04-12T01:48:00Z"/>
          <w:rFonts w:ascii="Arial" w:hAnsi="Arial" w:cs="Arial"/>
          <w:b/>
          <w:sz w:val="22"/>
          <w:szCs w:val="22"/>
        </w:rPr>
      </w:pPr>
    </w:p>
    <w:p w14:paraId="0C28F2ED" w14:textId="164CDE84" w:rsidR="00884959" w:rsidRPr="00583E33" w:rsidDel="00D37C50" w:rsidRDefault="00884959" w:rsidP="00583E33">
      <w:pPr>
        <w:widowControl/>
        <w:wordWrap/>
        <w:spacing w:line="360" w:lineRule="auto"/>
        <w:jc w:val="left"/>
        <w:rPr>
          <w:del w:id="172" w:author="Sungshin Kim" w:date="2020-04-12T01:47:00Z"/>
          <w:rFonts w:ascii="Arial" w:hAnsi="Arial" w:cs="Arial"/>
          <w:b/>
          <w:sz w:val="22"/>
          <w:szCs w:val="22"/>
        </w:rPr>
      </w:pPr>
      <w:del w:id="173" w:author="Sungshin Kim" w:date="2020-04-12T01:47:00Z">
        <w:r w:rsidRPr="00223DB8" w:rsidDel="00D37C50">
          <w:rPr>
            <w:rFonts w:ascii="Arial" w:hAnsi="Arial" w:cs="Arial" w:hint="eastAsia"/>
            <w:b/>
            <w:sz w:val="22"/>
            <w:szCs w:val="22"/>
          </w:rPr>
          <w:delText>[</w:delText>
        </w:r>
        <w:r w:rsidRPr="00223DB8" w:rsidDel="00D37C50">
          <w:rPr>
            <w:rFonts w:ascii="Arial" w:hAnsi="Arial" w:cs="Arial"/>
            <w:b/>
            <w:sz w:val="22"/>
            <w:szCs w:val="22"/>
          </w:rPr>
          <w:delText xml:space="preserve">Briefly describe and discuss the results regarding </w:delText>
        </w:r>
        <w:r w:rsidDel="00D37C50">
          <w:rPr>
            <w:rFonts w:ascii="Arial" w:hAnsi="Arial" w:cs="Arial"/>
            <w:b/>
            <w:sz w:val="22"/>
            <w:szCs w:val="22"/>
          </w:rPr>
          <w:delText>DMN</w:delText>
        </w:r>
        <w:r w:rsidRPr="00223DB8" w:rsidDel="00D37C50">
          <w:rPr>
            <w:rFonts w:ascii="Arial" w:hAnsi="Arial" w:cs="Arial"/>
            <w:b/>
            <w:sz w:val="22"/>
            <w:szCs w:val="22"/>
          </w:rPr>
          <w:delText>]</w:delText>
        </w:r>
      </w:del>
    </w:p>
    <w:p w14:paraId="1077F333" w14:textId="2B923E73" w:rsidR="006A25AA" w:rsidDel="00C8539A" w:rsidRDefault="00EC53F2" w:rsidP="001F65D5">
      <w:pPr>
        <w:widowControl/>
        <w:wordWrap/>
        <w:spacing w:line="360" w:lineRule="auto"/>
        <w:ind w:firstLine="720"/>
        <w:jc w:val="left"/>
        <w:rPr>
          <w:ins w:id="174" w:author="최예라" w:date="2020-04-06T07:37:00Z"/>
          <w:del w:id="175" w:author="Sungshin Kim" w:date="2020-04-12T01:48:00Z"/>
          <w:rFonts w:ascii="Arial" w:hAnsi="Arial" w:cs="Arial"/>
          <w:sz w:val="22"/>
          <w:szCs w:val="22"/>
        </w:rPr>
      </w:pPr>
      <w:del w:id="176" w:author="Sungshin Kim" w:date="2020-04-12T01:48:00Z">
        <w:r w:rsidRPr="30606BBB" w:rsidDel="00C8539A">
          <w:rPr>
            <w:rFonts w:ascii="Arial" w:hAnsi="Arial" w:cs="Arial"/>
            <w:sz w:val="22"/>
            <w:szCs w:val="22"/>
          </w:rPr>
          <w:delText xml:space="preserve">Besides the task-related regions, </w:delText>
        </w:r>
        <w:r w:rsidR="006A25AA" w:rsidRPr="30606BBB" w:rsidDel="00C8539A">
          <w:rPr>
            <w:rFonts w:ascii="Arial" w:hAnsi="Arial" w:cs="Arial"/>
            <w:sz w:val="22"/>
            <w:szCs w:val="22"/>
          </w:rPr>
          <w:delText>the current study</w:delText>
        </w:r>
        <w:r w:rsidR="004E5E7F" w:rsidRPr="30606BBB" w:rsidDel="00C8539A">
          <w:rPr>
            <w:rFonts w:ascii="Arial" w:hAnsi="Arial" w:cs="Arial"/>
            <w:sz w:val="22"/>
            <w:szCs w:val="22"/>
          </w:rPr>
          <w:delText xml:space="preserve"> </w:delText>
        </w:r>
        <w:r w:rsidR="006A25AA" w:rsidRPr="30606BBB" w:rsidDel="00C8539A">
          <w:rPr>
            <w:rFonts w:ascii="Arial" w:hAnsi="Arial" w:cs="Arial"/>
            <w:sz w:val="22"/>
            <w:szCs w:val="22"/>
          </w:rPr>
          <w:delText xml:space="preserve">highlighted the critical role of the default mode network </w:delText>
        </w:r>
        <w:r w:rsidR="00773525" w:rsidRPr="30606BBB" w:rsidDel="00C8539A">
          <w:rPr>
            <w:rFonts w:ascii="Arial" w:hAnsi="Arial" w:cs="Arial"/>
            <w:sz w:val="22"/>
            <w:szCs w:val="22"/>
          </w:rPr>
          <w:delText xml:space="preserve">in </w:delText>
        </w:r>
        <w:r w:rsidR="00773525" w:rsidRPr="30606BBB" w:rsidDel="00C8539A">
          <w:rPr>
            <w:rFonts w:ascii="Arial" w:hAnsi="Arial" w:cs="Arial"/>
            <w:i/>
            <w:iCs/>
            <w:sz w:val="22"/>
            <w:szCs w:val="22"/>
          </w:rPr>
          <w:delText>de novo</w:delText>
        </w:r>
        <w:r w:rsidR="00773525" w:rsidRPr="30606BBB" w:rsidDel="00C8539A">
          <w:rPr>
            <w:rFonts w:ascii="Arial" w:hAnsi="Arial" w:cs="Arial"/>
            <w:sz w:val="22"/>
            <w:szCs w:val="22"/>
          </w:rPr>
          <w:delText xml:space="preserve"> motor skill learning. </w:delText>
        </w:r>
      </w:del>
    </w:p>
    <w:p w14:paraId="1E0A2E64" w14:textId="21F64134" w:rsidR="409FE88F" w:rsidRDefault="409FE88F">
      <w:pPr>
        <w:spacing w:line="360" w:lineRule="auto"/>
        <w:jc w:val="left"/>
        <w:rPr>
          <w:ins w:id="177" w:author="최예라" w:date="2020-04-10T09:46:00Z"/>
          <w:rFonts w:ascii="Arial" w:hAnsi="Arial" w:cs="Arial"/>
          <w:sz w:val="22"/>
          <w:szCs w:val="22"/>
        </w:rPr>
        <w:pPrChange w:id="178" w:author="최예라" w:date="2020-04-06T07:37:00Z">
          <w:pPr>
            <w:spacing w:line="360" w:lineRule="auto"/>
            <w:ind w:firstLine="720"/>
            <w:jc w:val="left"/>
          </w:pPr>
        </w:pPrChange>
      </w:pPr>
      <w:commentRangeStart w:id="179"/>
      <w:ins w:id="180" w:author="최예라" w:date="2020-04-06T07:37:00Z">
        <w:r w:rsidRPr="2C560E23">
          <w:rPr>
            <w:rFonts w:ascii="Arial" w:hAnsi="Arial" w:cs="Arial"/>
            <w:sz w:val="22"/>
            <w:szCs w:val="22"/>
          </w:rPr>
          <w:t xml:space="preserve">A recent study has suggested that </w:t>
        </w:r>
      </w:ins>
      <w:ins w:id="181" w:author="최예라" w:date="2020-04-06T07:38:00Z">
        <w:r w:rsidR="759EF606" w:rsidRPr="2C560E23">
          <w:rPr>
            <w:rFonts w:ascii="Arial" w:hAnsi="Arial" w:cs="Arial"/>
            <w:sz w:val="22"/>
            <w:szCs w:val="22"/>
          </w:rPr>
          <w:t>an increase in the activity of the</w:t>
        </w:r>
      </w:ins>
      <w:ins w:id="182" w:author="최예라" w:date="2020-04-06T07:37:00Z">
        <w:r w:rsidRPr="2C560E23">
          <w:rPr>
            <w:rFonts w:ascii="Arial" w:hAnsi="Arial" w:cs="Arial"/>
            <w:sz w:val="22"/>
            <w:szCs w:val="22"/>
          </w:rPr>
          <w:t xml:space="preserve"> DMN, especially</w:t>
        </w:r>
      </w:ins>
      <w:ins w:id="183" w:author="최예라" w:date="2020-04-06T07:38:00Z">
        <w:r w:rsidR="0C4BE8B7" w:rsidRPr="2C560E23">
          <w:rPr>
            <w:rFonts w:ascii="Arial" w:hAnsi="Arial" w:cs="Arial"/>
            <w:sz w:val="22"/>
            <w:szCs w:val="22"/>
          </w:rPr>
          <w:t xml:space="preserve"> of</w:t>
        </w:r>
      </w:ins>
      <w:ins w:id="184" w:author="최예라" w:date="2020-04-06T07:37:00Z">
        <w:r w:rsidRPr="2C560E23">
          <w:rPr>
            <w:rFonts w:ascii="Arial" w:hAnsi="Arial" w:cs="Arial"/>
            <w:sz w:val="22"/>
            <w:szCs w:val="22"/>
          </w:rPr>
          <w:t xml:space="preserve"> the subnetworks, are</w:t>
        </w:r>
      </w:ins>
      <w:ins w:id="185" w:author="최예라" w:date="2020-04-06T07:38:00Z">
        <w:r w:rsidR="4A80843E" w:rsidRPr="2C560E23">
          <w:rPr>
            <w:rFonts w:ascii="Arial" w:hAnsi="Arial" w:cs="Arial"/>
            <w:sz w:val="22"/>
            <w:szCs w:val="22"/>
          </w:rPr>
          <w:t xml:space="preserve"> due to</w:t>
        </w:r>
      </w:ins>
      <w:ins w:id="186" w:author="최예라" w:date="2020-04-06T07:37:00Z">
        <w:r w:rsidRPr="2C560E23">
          <w:rPr>
            <w:rFonts w:ascii="Arial" w:hAnsi="Arial" w:cs="Arial"/>
            <w:sz w:val="22"/>
            <w:szCs w:val="22"/>
          </w:rPr>
          <w:t xml:space="preserve"> </w:t>
        </w:r>
      </w:ins>
      <w:ins w:id="187" w:author="최예라" w:date="2020-04-06T07:38:00Z">
        <w:r w:rsidRPr="2C560E23">
          <w:rPr>
            <w:rFonts w:ascii="Arial" w:hAnsi="Arial" w:cs="Arial"/>
            <w:sz w:val="22"/>
            <w:szCs w:val="22"/>
          </w:rPr>
          <w:t>the</w:t>
        </w:r>
      </w:ins>
      <w:ins w:id="188" w:author="최예라" w:date="2020-04-06T07:39:00Z">
        <w:r w:rsidR="0C292CC2" w:rsidRPr="2C560E23">
          <w:rPr>
            <w:rFonts w:ascii="Arial" w:hAnsi="Arial" w:cs="Arial"/>
            <w:sz w:val="22"/>
            <w:szCs w:val="22"/>
          </w:rPr>
          <w:t xml:space="preserve"> network’s</w:t>
        </w:r>
      </w:ins>
      <w:ins w:id="189" w:author="최예라" w:date="2020-04-06T07:57:00Z">
        <w:r w:rsidR="7F65C697" w:rsidRPr="2C560E23">
          <w:rPr>
            <w:rFonts w:ascii="Arial" w:hAnsi="Arial" w:cs="Arial"/>
            <w:sz w:val="22"/>
            <w:szCs w:val="22"/>
          </w:rPr>
          <w:t xml:space="preserve"> involvement</w:t>
        </w:r>
      </w:ins>
      <w:ins w:id="190" w:author="최예라" w:date="2020-04-06T07:39:00Z">
        <w:r w:rsidR="0C292CC2" w:rsidRPr="2C560E23">
          <w:rPr>
            <w:rFonts w:ascii="Arial" w:hAnsi="Arial" w:cs="Arial"/>
            <w:sz w:val="22"/>
            <w:szCs w:val="22"/>
          </w:rPr>
          <w:t xml:space="preserve"> in</w:t>
        </w:r>
      </w:ins>
      <w:ins w:id="191" w:author="최예라" w:date="2020-04-06T07:38:00Z">
        <w:r w:rsidRPr="2C560E23">
          <w:rPr>
            <w:rFonts w:ascii="Arial" w:hAnsi="Arial" w:cs="Arial"/>
            <w:sz w:val="22"/>
            <w:szCs w:val="22"/>
          </w:rPr>
          <w:t xml:space="preserve"> </w:t>
        </w:r>
      </w:ins>
      <w:ins w:id="192" w:author="최예라" w:date="2020-04-06T07:39:00Z">
        <w:r w:rsidR="140C328D" w:rsidRPr="2C560E23">
          <w:rPr>
            <w:rFonts w:ascii="Arial" w:hAnsi="Arial" w:cs="Arial"/>
            <w:sz w:val="22"/>
            <w:szCs w:val="22"/>
          </w:rPr>
          <w:t xml:space="preserve">the </w:t>
        </w:r>
      </w:ins>
      <w:ins w:id="193" w:author="최예라" w:date="2020-04-06T07:38:00Z">
        <w:r w:rsidRPr="2C560E23">
          <w:rPr>
            <w:rFonts w:ascii="Arial" w:hAnsi="Arial" w:cs="Arial"/>
            <w:sz w:val="22"/>
            <w:szCs w:val="22"/>
          </w:rPr>
          <w:t>representation of cognitive or environmental contexts, rather than rule retrieval</w:t>
        </w:r>
      </w:ins>
      <w:ins w:id="194" w:author="최예라" w:date="2020-04-10T09:45:00Z">
        <w:r w:rsidR="541BF763" w:rsidRPr="2C560E23">
          <w:rPr>
            <w:rFonts w:ascii="Arial" w:hAnsi="Arial" w:cs="Arial"/>
            <w:sz w:val="22"/>
            <w:szCs w:val="22"/>
          </w:rPr>
          <w:t xml:space="preserve"> (Smith et al., 2019)</w:t>
        </w:r>
      </w:ins>
      <w:ins w:id="195" w:author="최예라" w:date="2020-04-06T07:38:00Z">
        <w:r w:rsidR="7ACD30AF" w:rsidRPr="2C560E23">
          <w:rPr>
            <w:rFonts w:ascii="Arial" w:hAnsi="Arial" w:cs="Arial"/>
            <w:sz w:val="22"/>
            <w:szCs w:val="22"/>
          </w:rPr>
          <w:t>.</w:t>
        </w:r>
      </w:ins>
      <w:commentRangeEnd w:id="179"/>
      <w:r>
        <w:commentReference w:id="179"/>
      </w:r>
    </w:p>
    <w:p w14:paraId="009A611A" w14:textId="15DEFE1A" w:rsidR="2C560E23" w:rsidRDefault="2C560E23" w:rsidP="2C560E23">
      <w:pPr>
        <w:spacing w:line="360" w:lineRule="auto"/>
        <w:jc w:val="left"/>
        <w:rPr>
          <w:ins w:id="196" w:author="최예라" w:date="2020-04-10T02:33:00Z"/>
          <w:rFonts w:ascii="Arial" w:hAnsi="Arial" w:cs="Arial"/>
          <w:sz w:val="22"/>
          <w:szCs w:val="22"/>
        </w:rPr>
      </w:pPr>
    </w:p>
    <w:p w14:paraId="08AFC619" w14:textId="5BABB647" w:rsidR="7DAA7682" w:rsidRDefault="7DAA7682" w:rsidP="2C560E23">
      <w:pPr>
        <w:spacing w:line="360" w:lineRule="auto"/>
        <w:jc w:val="left"/>
        <w:rPr>
          <w:ins w:id="197" w:author="최예라" w:date="2020-04-10T02:34:00Z"/>
          <w:rFonts w:ascii="Arial" w:hAnsi="Arial" w:cs="Arial"/>
          <w:b/>
          <w:bCs/>
          <w:sz w:val="22"/>
          <w:szCs w:val="22"/>
        </w:rPr>
      </w:pPr>
      <w:commentRangeStart w:id="198"/>
      <w:ins w:id="199" w:author="최예라" w:date="2020-04-10T02:33:00Z">
        <w:r w:rsidRPr="2C560E23">
          <w:rPr>
            <w:rFonts w:ascii="Arial" w:hAnsi="Arial" w:cs="Arial"/>
            <w:b/>
            <w:bCs/>
            <w:sz w:val="22"/>
            <w:szCs w:val="22"/>
          </w:rPr>
          <w:t>[Debates</w:t>
        </w:r>
      </w:ins>
      <w:commentRangeEnd w:id="198"/>
      <w:r>
        <w:commentReference w:id="198"/>
      </w:r>
      <w:ins w:id="200" w:author="최예라" w:date="2020-04-10T02:33:00Z">
        <w:r w:rsidRPr="2C560E23">
          <w:rPr>
            <w:rFonts w:ascii="Arial" w:hAnsi="Arial" w:cs="Arial"/>
            <w:b/>
            <w:bCs/>
            <w:sz w:val="22"/>
            <w:szCs w:val="22"/>
          </w:rPr>
          <w:t xml:space="preserve"> on dis</w:t>
        </w:r>
      </w:ins>
      <w:ins w:id="201" w:author="최예라" w:date="2020-04-10T02:34:00Z">
        <w:r w:rsidRPr="2C560E23">
          <w:rPr>
            <w:rFonts w:ascii="Arial" w:hAnsi="Arial" w:cs="Arial"/>
            <w:b/>
            <w:bCs/>
            <w:sz w:val="22"/>
            <w:szCs w:val="22"/>
          </w:rPr>
          <w:t>crepancies in the neural representation of motor learning]</w:t>
        </w:r>
      </w:ins>
    </w:p>
    <w:p w14:paraId="06B23A6E" w14:textId="2D64937C" w:rsidR="56732A96" w:rsidRDefault="56732A96" w:rsidP="2C560E23">
      <w:pPr>
        <w:spacing w:line="360" w:lineRule="auto"/>
        <w:jc w:val="left"/>
        <w:rPr>
          <w:ins w:id="202" w:author="최예라" w:date="2020-04-10T09:46:00Z"/>
          <w:rFonts w:ascii="Arial" w:hAnsi="Arial" w:cs="Arial"/>
          <w:sz w:val="22"/>
          <w:szCs w:val="22"/>
        </w:rPr>
      </w:pPr>
      <w:ins w:id="203" w:author="최예라" w:date="2020-04-10T09:46:00Z">
        <w:r w:rsidRPr="2C560E23">
          <w:rPr>
            <w:rFonts w:ascii="Arial" w:hAnsi="Arial" w:cs="Arial"/>
            <w:sz w:val="22"/>
            <w:szCs w:val="22"/>
          </w:rPr>
          <w:t>A recent overview of the</w:t>
        </w:r>
      </w:ins>
      <w:ins w:id="204" w:author="최예라" w:date="2020-04-10T09:47:00Z">
        <w:r w:rsidR="44E066EA" w:rsidRPr="2C560E23">
          <w:rPr>
            <w:rFonts w:ascii="Arial" w:hAnsi="Arial" w:cs="Arial"/>
            <w:sz w:val="22"/>
            <w:szCs w:val="22"/>
          </w:rPr>
          <w:t xml:space="preserve"> relevant studies has suggested that</w:t>
        </w:r>
      </w:ins>
      <w:ins w:id="205" w:author="최예라" w:date="2020-04-10T09:46:00Z">
        <w:r w:rsidRPr="2C560E23">
          <w:rPr>
            <w:rFonts w:ascii="Arial" w:hAnsi="Arial" w:cs="Arial"/>
            <w:sz w:val="22"/>
            <w:szCs w:val="22"/>
          </w:rPr>
          <w:t xml:space="preserve"> </w:t>
        </w:r>
      </w:ins>
      <w:ins w:id="206" w:author="최예라" w:date="2020-04-10T09:47:00Z">
        <w:r w:rsidR="229084DE" w:rsidRPr="2C560E23">
          <w:rPr>
            <w:rFonts w:ascii="Arial" w:hAnsi="Arial" w:cs="Arial"/>
            <w:sz w:val="22"/>
            <w:szCs w:val="22"/>
          </w:rPr>
          <w:t>v</w:t>
        </w:r>
      </w:ins>
      <w:ins w:id="207" w:author="최예라" w:date="2020-04-10T09:48:00Z">
        <w:r w:rsidR="229084DE" w:rsidRPr="2C560E23">
          <w:rPr>
            <w:rFonts w:ascii="Arial" w:hAnsi="Arial" w:cs="Arial"/>
            <w:sz w:val="22"/>
            <w:szCs w:val="22"/>
          </w:rPr>
          <w:t xml:space="preserve">arious factors such as experimental paradigm and learning schedule may have contributed to the discrepancies regarding the </w:t>
        </w:r>
      </w:ins>
      <w:ins w:id="208" w:author="최예라" w:date="2020-04-10T09:49:00Z">
        <w:r w:rsidR="0013144E" w:rsidRPr="2C560E23">
          <w:rPr>
            <w:rFonts w:ascii="Arial" w:hAnsi="Arial" w:cs="Arial"/>
            <w:sz w:val="22"/>
            <w:szCs w:val="22"/>
          </w:rPr>
          <w:t xml:space="preserve">location and </w:t>
        </w:r>
      </w:ins>
      <w:ins w:id="209" w:author="최예라" w:date="2020-04-10T09:48:00Z">
        <w:r w:rsidR="229084DE" w:rsidRPr="2C560E23">
          <w:rPr>
            <w:rFonts w:ascii="Arial" w:hAnsi="Arial" w:cs="Arial"/>
            <w:sz w:val="22"/>
            <w:szCs w:val="22"/>
          </w:rPr>
          <w:t xml:space="preserve">direction of </w:t>
        </w:r>
      </w:ins>
      <w:ins w:id="210" w:author="최예라" w:date="2020-04-10T09:49:00Z">
        <w:r w:rsidR="202F3A7B" w:rsidRPr="2C560E23">
          <w:rPr>
            <w:rFonts w:ascii="Arial" w:hAnsi="Arial" w:cs="Arial"/>
            <w:sz w:val="22"/>
            <w:szCs w:val="22"/>
          </w:rPr>
          <w:t xml:space="preserve">learning-related </w:t>
        </w:r>
      </w:ins>
      <w:ins w:id="211" w:author="최예라" w:date="2020-04-10T09:48:00Z">
        <w:r w:rsidR="229084DE" w:rsidRPr="2C560E23">
          <w:rPr>
            <w:rFonts w:ascii="Arial" w:hAnsi="Arial" w:cs="Arial"/>
            <w:sz w:val="22"/>
            <w:szCs w:val="22"/>
          </w:rPr>
          <w:t>changes in a</w:t>
        </w:r>
      </w:ins>
      <w:ins w:id="212" w:author="최예라" w:date="2020-04-10T09:49:00Z">
        <w:r w:rsidR="68A565FD" w:rsidRPr="2C560E23">
          <w:rPr>
            <w:rFonts w:ascii="Arial" w:hAnsi="Arial" w:cs="Arial"/>
            <w:sz w:val="22"/>
            <w:szCs w:val="22"/>
          </w:rPr>
          <w:t>ctivations</w:t>
        </w:r>
      </w:ins>
      <w:ins w:id="213" w:author="최예라" w:date="2020-04-10T09:48:00Z">
        <w:r w:rsidR="229084DE" w:rsidRPr="2C560E23">
          <w:rPr>
            <w:rFonts w:ascii="Arial" w:hAnsi="Arial" w:cs="Arial"/>
            <w:sz w:val="22"/>
            <w:szCs w:val="22"/>
          </w:rPr>
          <w:t xml:space="preserve"> </w:t>
        </w:r>
      </w:ins>
      <w:commentRangeStart w:id="214"/>
      <w:ins w:id="215" w:author="최예라" w:date="2020-04-10T09:47:00Z">
        <w:r w:rsidRPr="2C560E23">
          <w:rPr>
            <w:rFonts w:ascii="Arial" w:hAnsi="Arial" w:cs="Arial"/>
            <w:sz w:val="22"/>
            <w:szCs w:val="22"/>
          </w:rPr>
          <w:t>(</w:t>
        </w:r>
        <w:proofErr w:type="spellStart"/>
        <w:r w:rsidRPr="2C560E23">
          <w:rPr>
            <w:rFonts w:ascii="Arial" w:hAnsi="Arial" w:cs="Arial"/>
            <w:sz w:val="22"/>
            <w:szCs w:val="22"/>
          </w:rPr>
          <w:t>Immink</w:t>
        </w:r>
        <w:proofErr w:type="spellEnd"/>
        <w:r w:rsidRPr="2C560E23">
          <w:rPr>
            <w:rFonts w:ascii="Arial" w:hAnsi="Arial" w:cs="Arial"/>
            <w:sz w:val="22"/>
            <w:szCs w:val="22"/>
          </w:rPr>
          <w:t xml:space="preserve"> et al., 2020)</w:t>
        </w:r>
      </w:ins>
      <w:ins w:id="216" w:author="최예라" w:date="2020-04-10T09:49:00Z">
        <w:r w:rsidR="4E768A6D" w:rsidRPr="2C560E23">
          <w:rPr>
            <w:rFonts w:ascii="Arial" w:hAnsi="Arial" w:cs="Arial"/>
            <w:sz w:val="22"/>
            <w:szCs w:val="22"/>
          </w:rPr>
          <w:t>.</w:t>
        </w:r>
      </w:ins>
      <w:commentRangeEnd w:id="214"/>
      <w:r>
        <w:commentReference w:id="214"/>
      </w:r>
    </w:p>
    <w:p w14:paraId="202BCA2E" w14:textId="5EAB4BDF" w:rsidR="2C560E23" w:rsidRDefault="2C560E23" w:rsidP="2C560E23">
      <w:pPr>
        <w:spacing w:line="360" w:lineRule="auto"/>
        <w:jc w:val="left"/>
        <w:rPr>
          <w:del w:id="217" w:author="최예라" w:date="2020-04-10T09:49:00Z"/>
          <w:rFonts w:ascii="Arial" w:hAnsi="Arial" w:cs="Arial" w:hint="eastAsia"/>
          <w:sz w:val="22"/>
          <w:szCs w:val="22"/>
        </w:rPr>
      </w:pPr>
    </w:p>
    <w:p w14:paraId="426B5EA3" w14:textId="7E03E460" w:rsidR="2C560E23" w:rsidRDefault="2C560E23" w:rsidP="2C560E23">
      <w:pPr>
        <w:spacing w:line="360" w:lineRule="auto"/>
        <w:jc w:val="left"/>
        <w:rPr>
          <w:rFonts w:ascii="Arial" w:hAnsi="Arial" w:cs="Arial"/>
          <w:b/>
          <w:bCs/>
          <w:sz w:val="28"/>
          <w:szCs w:val="28"/>
        </w:rPr>
      </w:pPr>
    </w:p>
    <w:p w14:paraId="7E958F66" w14:textId="419F9943" w:rsidR="00AD0D85" w:rsidRDefault="00AD0D85" w:rsidP="00DB2E11">
      <w:pPr>
        <w:widowControl/>
        <w:wordWrap/>
        <w:spacing w:line="360" w:lineRule="auto"/>
        <w:jc w:val="left"/>
        <w:rPr>
          <w:rFonts w:ascii="Arial" w:hAnsi="Arial" w:cs="Arial"/>
          <w:b/>
          <w:sz w:val="28"/>
          <w:szCs w:val="22"/>
        </w:rPr>
      </w:pPr>
    </w:p>
    <w:p w14:paraId="4AAB2DCC" w14:textId="08B74EE8" w:rsidR="00AD0D85" w:rsidRPr="00223DB8" w:rsidRDefault="00773525" w:rsidP="2C560E23">
      <w:pPr>
        <w:widowControl/>
        <w:wordWrap/>
        <w:spacing w:line="360" w:lineRule="auto"/>
        <w:jc w:val="left"/>
        <w:rPr>
          <w:ins w:id="218" w:author="최예라" w:date="2020-04-10T02:31:00Z"/>
          <w:rFonts w:ascii="Arial" w:hAnsi="Arial" w:cs="Arial"/>
          <w:b/>
          <w:bCs/>
          <w:sz w:val="22"/>
          <w:szCs w:val="22"/>
        </w:rPr>
      </w:pPr>
      <w:r w:rsidRPr="2C560E23">
        <w:rPr>
          <w:rFonts w:ascii="Arial" w:hAnsi="Arial" w:cs="Arial"/>
          <w:b/>
          <w:bCs/>
          <w:sz w:val="22"/>
          <w:szCs w:val="22"/>
        </w:rPr>
        <w:t xml:space="preserve"> </w:t>
      </w:r>
      <w:r w:rsidR="00AD0D85" w:rsidRPr="2C560E23">
        <w:rPr>
          <w:rFonts w:ascii="Arial" w:hAnsi="Arial" w:cs="Arial"/>
          <w:b/>
          <w:bCs/>
          <w:sz w:val="22"/>
          <w:szCs w:val="22"/>
        </w:rPr>
        <w:t>[Discuss the limitations</w:t>
      </w:r>
      <w:r w:rsidR="00EB08AB" w:rsidRPr="2C560E23">
        <w:rPr>
          <w:rFonts w:ascii="Arial" w:hAnsi="Arial" w:cs="Arial"/>
          <w:b/>
          <w:bCs/>
          <w:sz w:val="22"/>
          <w:szCs w:val="22"/>
        </w:rPr>
        <w:t xml:space="preserve"> and make concluding remarks</w:t>
      </w:r>
      <w:r w:rsidR="00AD0D85" w:rsidRPr="2C560E23">
        <w:rPr>
          <w:rFonts w:ascii="Arial" w:hAnsi="Arial" w:cs="Arial"/>
          <w:b/>
          <w:bCs/>
          <w:sz w:val="22"/>
          <w:szCs w:val="22"/>
        </w:rPr>
        <w:t>]</w:t>
      </w:r>
    </w:p>
    <w:p w14:paraId="20A32012" w14:textId="010313F0" w:rsidR="26E8D4D3" w:rsidDel="00EE00A6" w:rsidRDefault="26E8D4D3">
      <w:pPr>
        <w:widowControl/>
        <w:wordWrap/>
        <w:spacing w:line="360" w:lineRule="auto"/>
        <w:jc w:val="left"/>
        <w:rPr>
          <w:del w:id="219" w:author="최예라" w:date="2020-04-10T09:50:00Z"/>
          <w:rFonts w:ascii="Arial" w:hAnsi="Arial" w:cs="Arial"/>
          <w:sz w:val="22"/>
          <w:szCs w:val="22"/>
        </w:rPr>
      </w:pPr>
      <w:ins w:id="220" w:author="최예라" w:date="2020-04-10T09:50:00Z">
        <w:r w:rsidRPr="2C560E23">
          <w:rPr>
            <w:rFonts w:ascii="Arial" w:hAnsi="Arial" w:cs="Arial"/>
            <w:sz w:val="22"/>
            <w:szCs w:val="22"/>
          </w:rPr>
          <w:t>Potential need to use higher-resolution (7T) MRI</w:t>
        </w:r>
      </w:ins>
      <w:ins w:id="221" w:author="최예라" w:date="2020-04-10T09:51:00Z">
        <w:r w:rsidRPr="2C560E23">
          <w:rPr>
            <w:rFonts w:ascii="Arial" w:hAnsi="Arial" w:cs="Arial"/>
            <w:sz w:val="22"/>
            <w:szCs w:val="22"/>
          </w:rPr>
          <w:t>?</w:t>
        </w:r>
      </w:ins>
    </w:p>
    <w:p w14:paraId="44003F84" w14:textId="77777777" w:rsidR="00EE00A6" w:rsidRDefault="00EE00A6" w:rsidP="2C560E23">
      <w:pPr>
        <w:spacing w:line="360" w:lineRule="auto"/>
        <w:jc w:val="left"/>
        <w:rPr>
          <w:ins w:id="222" w:author="Microsoft Office User" w:date="2020-04-13T17:11:00Z"/>
          <w:rFonts w:ascii="Arial" w:hAnsi="Arial" w:cs="Arial"/>
          <w:sz w:val="22"/>
          <w:szCs w:val="22"/>
        </w:rPr>
      </w:pPr>
    </w:p>
    <w:p w14:paraId="0003181F" w14:textId="77777777" w:rsidR="00EE00A6" w:rsidRDefault="00EE00A6">
      <w:pPr>
        <w:widowControl/>
        <w:wordWrap/>
        <w:spacing w:line="360" w:lineRule="auto"/>
        <w:jc w:val="left"/>
        <w:rPr>
          <w:ins w:id="223" w:author="Microsoft Office User" w:date="2020-04-13T17:11:00Z"/>
          <w:rFonts w:ascii="Arial" w:hAnsi="Arial" w:cs="Arial"/>
          <w:sz w:val="22"/>
          <w:szCs w:val="22"/>
        </w:rPr>
        <w:pPrChange w:id="224" w:author="Microsoft Office User" w:date="2020-04-13T17:11:00Z">
          <w:pPr>
            <w:widowControl/>
            <w:wordWrap/>
            <w:spacing w:line="360" w:lineRule="auto"/>
            <w:ind w:firstLine="720"/>
            <w:jc w:val="left"/>
          </w:pPr>
        </w:pPrChange>
      </w:pPr>
    </w:p>
    <w:p w14:paraId="616F539D" w14:textId="77777777" w:rsidR="00EE00A6" w:rsidRDefault="00EE00A6">
      <w:pPr>
        <w:widowControl/>
        <w:wordWrap/>
        <w:spacing w:line="360" w:lineRule="auto"/>
        <w:jc w:val="left"/>
        <w:rPr>
          <w:moveTo w:id="225" w:author="Microsoft Office User" w:date="2020-04-13T17:11:00Z"/>
          <w:rFonts w:ascii="Arial" w:hAnsi="Arial" w:cs="Arial"/>
          <w:sz w:val="22"/>
          <w:szCs w:val="22"/>
        </w:rPr>
        <w:pPrChange w:id="226" w:author="Microsoft Office User" w:date="2020-04-13T17:11:00Z">
          <w:pPr>
            <w:widowControl/>
            <w:wordWrap/>
            <w:spacing w:line="360" w:lineRule="auto"/>
            <w:ind w:firstLine="720"/>
            <w:jc w:val="left"/>
          </w:pPr>
        </w:pPrChange>
      </w:pPr>
      <w:moveToRangeStart w:id="227" w:author="Microsoft Office User" w:date="2020-04-13T17:11:00Z" w:name="move37690321"/>
      <w:moveTo w:id="228" w:author="Microsoft Office User" w:date="2020-04-13T17:11:00Z">
        <w:r>
          <w:rPr>
            <w:rFonts w:ascii="Arial" w:hAnsi="Arial" w:cs="Arial"/>
            <w:sz w:val="22"/>
            <w:szCs w:val="22"/>
          </w:rPr>
          <w:t xml:space="preserve">The critical role of the DMN highlighted in the current study suggests </w:t>
        </w:r>
      </w:moveTo>
    </w:p>
    <w:moveToRangeEnd w:id="227"/>
    <w:p w14:paraId="58918384" w14:textId="77777777" w:rsidR="00EE00A6" w:rsidRDefault="00EE00A6" w:rsidP="2C560E23">
      <w:pPr>
        <w:spacing w:line="360" w:lineRule="auto"/>
        <w:jc w:val="left"/>
        <w:rPr>
          <w:ins w:id="229" w:author="Microsoft Office User" w:date="2020-04-13T17:11:00Z"/>
          <w:rFonts w:ascii="Arial" w:hAnsi="Arial" w:cs="Arial"/>
          <w:sz w:val="22"/>
          <w:szCs w:val="22"/>
        </w:rPr>
      </w:pPr>
    </w:p>
    <w:p w14:paraId="6271AF52" w14:textId="00600467" w:rsidR="005E4EDA" w:rsidRDefault="005E4EDA">
      <w:pPr>
        <w:widowControl/>
        <w:wordWrap/>
        <w:spacing w:line="360" w:lineRule="auto"/>
        <w:jc w:val="left"/>
        <w:rPr>
          <w:rFonts w:ascii="Arial" w:hAnsi="Arial" w:cs="Arial"/>
          <w:b/>
          <w:sz w:val="28"/>
          <w:szCs w:val="22"/>
        </w:rPr>
      </w:pPr>
      <w:r>
        <w:rPr>
          <w:rFonts w:ascii="Arial" w:hAnsi="Arial" w:cs="Arial"/>
          <w:b/>
          <w:sz w:val="28"/>
          <w:szCs w:val="22"/>
        </w:rPr>
        <w:br w:type="page"/>
      </w:r>
    </w:p>
    <w:p w14:paraId="3E5FBCC6" w14:textId="29BF9DBD" w:rsidR="005E4EDA" w:rsidDel="0050612C" w:rsidRDefault="005E4EDA">
      <w:pPr>
        <w:wordWrap/>
        <w:spacing w:line="360" w:lineRule="auto"/>
        <w:jc w:val="left"/>
        <w:rPr>
          <w:del w:id="230" w:author="Sungshin Kim" w:date="2020-04-11T17:30:00Z"/>
          <w:rFonts w:ascii="Arial" w:hAnsi="Arial" w:cs="Arial"/>
          <w:b/>
          <w:sz w:val="28"/>
          <w:szCs w:val="22"/>
        </w:rPr>
      </w:pPr>
      <w:del w:id="231" w:author="Sungshin Kim" w:date="2020-04-11T17:31:00Z">
        <w:r w:rsidDel="0050612C">
          <w:rPr>
            <w:rFonts w:ascii="Arial" w:hAnsi="Arial" w:cs="Arial"/>
            <w:b/>
            <w:sz w:val="28"/>
            <w:szCs w:val="22"/>
          </w:rPr>
          <w:lastRenderedPageBreak/>
          <w:delText>Figures and Tables</w:delText>
        </w:r>
      </w:del>
    </w:p>
    <w:p w14:paraId="79D9C58D" w14:textId="371331D4" w:rsidR="005E4EDA" w:rsidRPr="00E020E7" w:rsidDel="0050612C" w:rsidRDefault="005E4EDA">
      <w:pPr>
        <w:wordWrap/>
        <w:spacing w:line="360" w:lineRule="auto"/>
        <w:jc w:val="left"/>
        <w:rPr>
          <w:del w:id="232" w:author="Sungshin Kim" w:date="2020-04-11T17:31:00Z"/>
          <w:rFonts w:ascii="Arial" w:hAnsi="Arial" w:cs="Arial"/>
          <w:b/>
          <w:sz w:val="28"/>
          <w:szCs w:val="22"/>
        </w:rPr>
      </w:pPr>
    </w:p>
    <w:p w14:paraId="327CB952" w14:textId="77777777" w:rsidR="005E4EDA" w:rsidRPr="00DC4433" w:rsidRDefault="005E4EDA" w:rsidP="05BF4C3A">
      <w:pPr>
        <w:wordWrap/>
        <w:spacing w:line="360" w:lineRule="auto"/>
        <w:jc w:val="left"/>
        <w:rPr>
          <w:rFonts w:ascii="Arial" w:hAnsi="Arial" w:cs="Arial"/>
          <w:b/>
          <w:bCs/>
        </w:rPr>
      </w:pPr>
      <w:commentRangeStart w:id="233"/>
      <w:r w:rsidRPr="05BF4C3A">
        <w:rPr>
          <w:rFonts w:ascii="Arial" w:hAnsi="Arial" w:cs="Arial"/>
          <w:b/>
          <w:bCs/>
        </w:rPr>
        <w:t>Figure 1. Experimental design</w:t>
      </w:r>
      <w:commentRangeEnd w:id="233"/>
      <w:r>
        <w:commentReference w:id="233"/>
      </w:r>
    </w:p>
    <w:p w14:paraId="4468AC42" w14:textId="3A3939E3" w:rsidR="05BF4C3A" w:rsidRDefault="05BF4C3A" w:rsidP="05BF4C3A">
      <w:pPr>
        <w:spacing w:line="360" w:lineRule="auto"/>
        <w:jc w:val="left"/>
        <w:rPr>
          <w:rFonts w:ascii="Arial" w:hAnsi="Arial" w:cs="Arial"/>
          <w:b/>
          <w:bCs/>
        </w:rPr>
      </w:pPr>
    </w:p>
    <w:p w14:paraId="1A584651" w14:textId="7B44E161" w:rsidR="4308140B" w:rsidRDefault="4308140B" w:rsidP="05BF4C3A">
      <w:pPr>
        <w:spacing w:line="360" w:lineRule="auto"/>
        <w:jc w:val="left"/>
      </w:pPr>
      <w:r>
        <w:rPr>
          <w:noProof/>
        </w:rPr>
        <w:drawing>
          <wp:inline distT="0" distB="0" distL="0" distR="0" wp14:anchorId="39148528" wp14:editId="1F4981A7">
            <wp:extent cx="4244465" cy="3305175"/>
            <wp:effectExtent l="0" t="0" r="0" b="0"/>
            <wp:docPr id="1671704651" name="그림 1879986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879986797"/>
                    <pic:cNvPicPr/>
                  </pic:nvPicPr>
                  <pic:blipFill>
                    <a:blip r:embed="rId11">
                      <a:extLst>
                        <a:ext uri="{28A0092B-C50C-407E-A947-70E740481C1C}">
                          <a14:useLocalDpi xmlns:a14="http://schemas.microsoft.com/office/drawing/2010/main" val="0"/>
                        </a:ext>
                      </a:extLst>
                    </a:blip>
                    <a:stretch>
                      <a:fillRect/>
                    </a:stretch>
                  </pic:blipFill>
                  <pic:spPr>
                    <a:xfrm>
                      <a:off x="0" y="0"/>
                      <a:ext cx="4244465" cy="3305175"/>
                    </a:xfrm>
                    <a:prstGeom prst="rect">
                      <a:avLst/>
                    </a:prstGeom>
                  </pic:spPr>
                </pic:pic>
              </a:graphicData>
            </a:graphic>
          </wp:inline>
        </w:drawing>
      </w:r>
    </w:p>
    <w:p w14:paraId="43C7927B" w14:textId="73214FAF" w:rsidR="005E4EDA" w:rsidRPr="005D2A7F" w:rsidDel="00B808A6" w:rsidRDefault="005E4EDA" w:rsidP="00DB2E11">
      <w:pPr>
        <w:widowControl/>
        <w:wordWrap/>
        <w:spacing w:line="360" w:lineRule="auto"/>
        <w:contextualSpacing/>
        <w:jc w:val="left"/>
        <w:rPr>
          <w:del w:id="234" w:author="Sungshin Kim" w:date="2020-04-11T17:30:00Z"/>
          <w:rFonts w:ascii="Arial" w:hAnsi="Arial" w:cs="Arial"/>
          <w:sz w:val="22"/>
          <w:szCs w:val="22"/>
        </w:rPr>
      </w:pPr>
      <w:r w:rsidRPr="006F0AD1">
        <w:rPr>
          <w:rFonts w:ascii="Arial" w:hAnsi="Arial" w:cs="Arial" w:hint="eastAsia"/>
          <w:b/>
          <w:sz w:val="22"/>
          <w:szCs w:val="22"/>
        </w:rPr>
        <w:t>A</w:t>
      </w:r>
      <w:r w:rsidRPr="00374556">
        <w:rPr>
          <w:rFonts w:ascii="Arial" w:hAnsi="Arial" w:cs="Arial"/>
          <w:b/>
          <w:sz w:val="22"/>
          <w:szCs w:val="22"/>
        </w:rPr>
        <w:t>. Design of the main task.</w:t>
      </w:r>
      <w:r>
        <w:rPr>
          <w:rFonts w:ascii="Arial" w:hAnsi="Arial" w:cs="Arial"/>
          <w:sz w:val="22"/>
          <w:szCs w:val="22"/>
        </w:rPr>
        <w:t xml:space="preserve"> In a complex </w:t>
      </w:r>
      <w:r>
        <w:rPr>
          <w:rFonts w:ascii="Arial" w:hAnsi="Arial" w:cs="Arial"/>
          <w:i/>
          <w:sz w:val="22"/>
          <w:szCs w:val="22"/>
        </w:rPr>
        <w:t>de novo</w:t>
      </w:r>
      <w:r>
        <w:rPr>
          <w:rFonts w:ascii="Arial" w:hAnsi="Arial" w:cs="Arial"/>
          <w:sz w:val="22"/>
          <w:szCs w:val="22"/>
        </w:rPr>
        <w:t xml:space="preserve"> motor learning task using a data-glove, participants learned to manipulate their right fingers to control a computer cursor and reach a target, which alternated its location between the four corner cells (gray grid cells with yellow crosshairs at center). The degrees of freedom at finger flexures and abductions were measured by the 14 sensors of the data-glove</w:t>
      </w:r>
      <w:ins w:id="235" w:author="Sungshin Kim" w:date="2020-04-11T17:29:00Z">
        <w:r w:rsidR="00A65616">
          <w:rPr>
            <w:rFonts w:ascii="Arial" w:hAnsi="Arial" w:cs="Arial"/>
            <w:sz w:val="22"/>
            <w:szCs w:val="22"/>
          </w:rPr>
          <w:t>.</w:t>
        </w:r>
      </w:ins>
      <w:del w:id="236" w:author="Sungshin Kim" w:date="2020-04-11T17:29:00Z">
        <w:r w:rsidDel="00A65616">
          <w:rPr>
            <w:rFonts w:ascii="Arial" w:hAnsi="Arial" w:cs="Arial"/>
            <w:sz w:val="22"/>
            <w:szCs w:val="22"/>
          </w:rPr>
          <w:delText>,</w:delText>
        </w:r>
      </w:del>
      <w:r>
        <w:rPr>
          <w:rFonts w:ascii="Arial" w:hAnsi="Arial" w:cs="Arial"/>
          <w:sz w:val="22"/>
          <w:szCs w:val="22"/>
        </w:rPr>
        <w:t xml:space="preserve"> </w:t>
      </w:r>
      <w:ins w:id="237" w:author="Sungshin Kim" w:date="2020-04-11T17:29:00Z">
        <w:r w:rsidR="00A65616">
          <w:rPr>
            <w:rFonts w:ascii="Arial" w:hAnsi="Arial" w:cs="Arial"/>
            <w:sz w:val="22"/>
            <w:szCs w:val="22"/>
          </w:rPr>
          <w:t>T</w:t>
        </w:r>
      </w:ins>
      <w:del w:id="238" w:author="Sungshin Kim" w:date="2020-04-11T17:29:00Z">
        <w:r w:rsidDel="00A65616">
          <w:rPr>
            <w:rFonts w:ascii="Arial" w:hAnsi="Arial" w:cs="Arial"/>
            <w:sz w:val="22"/>
            <w:szCs w:val="22"/>
          </w:rPr>
          <w:delText>and t</w:delText>
        </w:r>
      </w:del>
      <w:r>
        <w:rPr>
          <w:rFonts w:ascii="Arial" w:hAnsi="Arial" w:cs="Arial"/>
          <w:sz w:val="22"/>
          <w:szCs w:val="22"/>
        </w:rPr>
        <w:t>he resulting 14-dimensional vector was linearly mapped onto the 2-dimensional cursor position</w:t>
      </w:r>
      <w:ins w:id="239" w:author="Sungshin Kim" w:date="2020-04-11T17:29:00Z">
        <w:r w:rsidR="00A65616">
          <w:rPr>
            <w:rFonts w:ascii="Arial" w:hAnsi="Arial" w:cs="Arial"/>
            <w:sz w:val="22"/>
            <w:szCs w:val="22"/>
          </w:rPr>
          <w:t xml:space="preserve"> by </w:t>
        </w:r>
        <w:r w:rsidR="00ED3E79">
          <w:rPr>
            <w:rFonts w:ascii="Arial" w:hAnsi="Arial" w:cs="Arial"/>
            <w:sz w:val="22"/>
            <w:szCs w:val="22"/>
          </w:rPr>
          <w:t xml:space="preserve">a </w:t>
        </w:r>
        <w:r w:rsidR="00A65616">
          <w:rPr>
            <w:rFonts w:ascii="Arial" w:hAnsi="Arial" w:cs="Arial"/>
            <w:sz w:val="22"/>
            <w:szCs w:val="22"/>
          </w:rPr>
          <w:t>predefined 14 by 2 mapping</w:t>
        </w:r>
      </w:ins>
      <w:r>
        <w:rPr>
          <w:rFonts w:ascii="Arial" w:hAnsi="Arial" w:cs="Arial"/>
          <w:sz w:val="22"/>
          <w:szCs w:val="22"/>
        </w:rPr>
        <w:t xml:space="preserve">. The </w:t>
      </w:r>
      <w:ins w:id="240" w:author="Sungshin Kim" w:date="2020-04-11T17:29:00Z">
        <w:r w:rsidR="00B1395D">
          <w:rPr>
            <w:rFonts w:ascii="Arial" w:hAnsi="Arial" w:cs="Arial"/>
            <w:sz w:val="22"/>
            <w:szCs w:val="22"/>
          </w:rPr>
          <w:t xml:space="preserve">goal of </w:t>
        </w:r>
        <w:r w:rsidR="00114823">
          <w:rPr>
            <w:rFonts w:ascii="Arial" w:hAnsi="Arial" w:cs="Arial"/>
            <w:sz w:val="22"/>
            <w:szCs w:val="22"/>
          </w:rPr>
          <w:t xml:space="preserve">the </w:t>
        </w:r>
      </w:ins>
      <w:r>
        <w:rPr>
          <w:rFonts w:ascii="Arial" w:hAnsi="Arial" w:cs="Arial"/>
          <w:sz w:val="22"/>
          <w:szCs w:val="22"/>
        </w:rPr>
        <w:t>task was to reach the target as soon as possible and stay on it as long as possible.</w:t>
      </w:r>
      <w:ins w:id="241" w:author="Sungshin Kim" w:date="2020-04-11T17:30:00Z">
        <w:r w:rsidR="00B808A6">
          <w:rPr>
            <w:rFonts w:ascii="Arial" w:hAnsi="Arial" w:cs="Arial"/>
            <w:b/>
            <w:sz w:val="22"/>
            <w:szCs w:val="22"/>
          </w:rPr>
          <w:t xml:space="preserve"> </w:t>
        </w:r>
      </w:ins>
    </w:p>
    <w:p w14:paraId="5A4B50A6" w14:textId="6A4F667A" w:rsidR="005E4EDA" w:rsidDel="005A3C1D" w:rsidRDefault="005E4EDA" w:rsidP="00BE25A4">
      <w:pPr>
        <w:widowControl/>
        <w:wordWrap/>
        <w:spacing w:line="360" w:lineRule="auto"/>
        <w:contextualSpacing/>
        <w:jc w:val="left"/>
        <w:rPr>
          <w:del w:id="242" w:author="Sungshin Kim" w:date="2020-04-11T17:30:00Z"/>
          <w:rFonts w:ascii="Arial" w:hAnsi="Arial" w:cs="Arial"/>
          <w:sz w:val="22"/>
          <w:szCs w:val="22"/>
        </w:rPr>
      </w:pPr>
      <w:r w:rsidRPr="00DD6481">
        <w:rPr>
          <w:rFonts w:ascii="Arial" w:hAnsi="Arial" w:cs="Arial"/>
          <w:b/>
          <w:sz w:val="22"/>
          <w:szCs w:val="22"/>
        </w:rPr>
        <w:t>B</w:t>
      </w:r>
      <w:r w:rsidRPr="00374556">
        <w:rPr>
          <w:rFonts w:ascii="Arial" w:hAnsi="Arial" w:cs="Arial"/>
          <w:b/>
          <w:sz w:val="22"/>
          <w:szCs w:val="22"/>
        </w:rPr>
        <w:t xml:space="preserve">. Experiment schedule. </w:t>
      </w:r>
      <w:r>
        <w:rPr>
          <w:rFonts w:ascii="Arial" w:hAnsi="Arial" w:cs="Arial"/>
          <w:sz w:val="22"/>
          <w:szCs w:val="22"/>
        </w:rPr>
        <w:t xml:space="preserve">The entire experiment was composed of seven visits, which included two main-task fMRI sessions separated by behavioral training sessions. </w:t>
      </w:r>
      <w:r w:rsidRPr="00374556">
        <w:rPr>
          <w:rFonts w:ascii="Arial" w:hAnsi="Arial" w:cs="Arial"/>
          <w:b/>
          <w:sz w:val="22"/>
          <w:szCs w:val="22"/>
        </w:rPr>
        <w:t>Visit 1</w:t>
      </w:r>
      <w:r>
        <w:rPr>
          <w:rFonts w:ascii="Arial" w:hAnsi="Arial" w:cs="Arial"/>
          <w:sz w:val="22"/>
          <w:szCs w:val="22"/>
        </w:rPr>
        <w:t xml:space="preserve">: A localizer scan to identify the regions involved in random finger movement was performed. Then, seven runs of the main-task with two different mappings (practiced and unpracticed mappings) were conducted. </w:t>
      </w:r>
      <w:r>
        <w:rPr>
          <w:rFonts w:ascii="Arial" w:hAnsi="Arial" w:cs="Arial"/>
          <w:b/>
          <w:sz w:val="22"/>
          <w:szCs w:val="22"/>
        </w:rPr>
        <w:t>Visits 2-6</w:t>
      </w:r>
      <w:r>
        <w:rPr>
          <w:rFonts w:ascii="Arial" w:hAnsi="Arial" w:cs="Arial"/>
          <w:sz w:val="22"/>
          <w:szCs w:val="22"/>
        </w:rPr>
        <w:t xml:space="preserve">: Participants underwent behavioral training sessions only on the practiced mapping. </w:t>
      </w:r>
      <w:r>
        <w:rPr>
          <w:rFonts w:ascii="Arial" w:hAnsi="Arial" w:cs="Arial"/>
          <w:b/>
          <w:sz w:val="22"/>
          <w:szCs w:val="22"/>
        </w:rPr>
        <w:t>Visit 7</w:t>
      </w:r>
      <w:r>
        <w:rPr>
          <w:rFonts w:ascii="Arial" w:hAnsi="Arial" w:cs="Arial"/>
          <w:sz w:val="22"/>
          <w:szCs w:val="22"/>
        </w:rPr>
        <w:t>: Seven runs of the main-task with two different mappings (practiced and unpracticed mappings) were conducted.</w:t>
      </w:r>
      <w:ins w:id="243" w:author="Sungshin Kim" w:date="2020-04-11T17:30:00Z">
        <w:r w:rsidR="005A3C1D">
          <w:rPr>
            <w:rFonts w:ascii="Arial" w:hAnsi="Arial" w:cs="Arial"/>
            <w:sz w:val="22"/>
            <w:szCs w:val="22"/>
          </w:rPr>
          <w:t xml:space="preserve"> </w:t>
        </w:r>
      </w:ins>
    </w:p>
    <w:p w14:paraId="1F056A44" w14:textId="55714A20" w:rsidR="005E4EDA" w:rsidDel="001A62C1" w:rsidRDefault="005E4EDA" w:rsidP="05BF4C3A">
      <w:pPr>
        <w:spacing w:line="360" w:lineRule="auto"/>
        <w:jc w:val="left"/>
        <w:rPr>
          <w:del w:id="244" w:author="Sungshin Kim" w:date="2020-04-11T17:30:00Z"/>
          <w:rFonts w:ascii="Arial" w:hAnsi="Arial" w:cs="Arial"/>
          <w:sz w:val="22"/>
          <w:szCs w:val="22"/>
        </w:rPr>
      </w:pPr>
      <w:r w:rsidRPr="30606BBB">
        <w:rPr>
          <w:rFonts w:ascii="Arial" w:hAnsi="Arial" w:cs="Arial"/>
          <w:sz w:val="22"/>
          <w:szCs w:val="22"/>
        </w:rPr>
        <w:t>Detailed description of the entire experiment can be found in a preceding article (Choi et al., 2019).</w:t>
      </w:r>
      <w:ins w:id="245" w:author="Sungshin Kim" w:date="2020-04-11T17:30:00Z">
        <w:r w:rsidR="001A62C1">
          <w:rPr>
            <w:rFonts w:ascii="Arial" w:hAnsi="Arial" w:cs="Arial"/>
            <w:b/>
            <w:bCs/>
            <w:sz w:val="22"/>
            <w:szCs w:val="22"/>
          </w:rPr>
          <w:t xml:space="preserve"> </w:t>
        </w:r>
      </w:ins>
    </w:p>
    <w:p w14:paraId="7D3CEB9A" w14:textId="31303982" w:rsidR="67F8ECA4" w:rsidRDefault="67F8ECA4" w:rsidP="00984585">
      <w:pPr>
        <w:widowControl/>
        <w:wordWrap/>
        <w:spacing w:line="360" w:lineRule="auto"/>
        <w:contextualSpacing/>
        <w:jc w:val="left"/>
        <w:rPr>
          <w:rFonts w:ascii="Arial" w:hAnsi="Arial" w:cs="Arial"/>
          <w:sz w:val="22"/>
          <w:szCs w:val="22"/>
        </w:rPr>
      </w:pPr>
      <w:r w:rsidRPr="2C560E23">
        <w:rPr>
          <w:rFonts w:ascii="Arial" w:hAnsi="Arial" w:cs="Arial"/>
          <w:b/>
          <w:bCs/>
          <w:sz w:val="22"/>
          <w:szCs w:val="22"/>
        </w:rPr>
        <w:t>C. Performance in</w:t>
      </w:r>
      <w:r w:rsidR="409B419B" w:rsidRPr="2C560E23">
        <w:rPr>
          <w:rFonts w:ascii="Arial" w:hAnsi="Arial" w:cs="Arial"/>
          <w:b/>
          <w:bCs/>
          <w:sz w:val="22"/>
          <w:szCs w:val="22"/>
        </w:rPr>
        <w:t xml:space="preserve"> the early and late</w:t>
      </w:r>
      <w:r w:rsidRPr="2C560E23">
        <w:rPr>
          <w:rFonts w:ascii="Arial" w:hAnsi="Arial" w:cs="Arial"/>
          <w:b/>
          <w:bCs/>
          <w:sz w:val="22"/>
          <w:szCs w:val="22"/>
        </w:rPr>
        <w:t xml:space="preserve"> stage</w:t>
      </w:r>
      <w:r w:rsidR="6938B485" w:rsidRPr="2C560E23">
        <w:rPr>
          <w:rFonts w:ascii="Arial" w:hAnsi="Arial" w:cs="Arial"/>
          <w:b/>
          <w:bCs/>
          <w:sz w:val="22"/>
          <w:szCs w:val="22"/>
        </w:rPr>
        <w:t>s of learning.</w:t>
      </w:r>
      <w:r w:rsidR="6938B485" w:rsidRPr="2C560E23">
        <w:rPr>
          <w:rFonts w:ascii="Arial" w:hAnsi="Arial" w:cs="Arial"/>
          <w:sz w:val="22"/>
          <w:szCs w:val="22"/>
        </w:rPr>
        <w:t xml:space="preserve"> </w:t>
      </w:r>
      <w:r w:rsidR="4ADBBA43" w:rsidRPr="2C560E23">
        <w:rPr>
          <w:rFonts w:ascii="Arial" w:hAnsi="Arial" w:cs="Arial"/>
          <w:sz w:val="22"/>
          <w:szCs w:val="22"/>
        </w:rPr>
        <w:t xml:space="preserve">The mean </w:t>
      </w:r>
      <w:r w:rsidR="262CD38D" w:rsidRPr="2C560E23">
        <w:rPr>
          <w:rFonts w:ascii="Arial" w:hAnsi="Arial" w:cs="Arial"/>
          <w:sz w:val="22"/>
          <w:szCs w:val="22"/>
        </w:rPr>
        <w:t>success</w:t>
      </w:r>
      <w:r w:rsidR="4ADBBA43" w:rsidRPr="2C560E23">
        <w:rPr>
          <w:rFonts w:ascii="Arial" w:hAnsi="Arial" w:cs="Arial"/>
          <w:sz w:val="22"/>
          <w:szCs w:val="22"/>
        </w:rPr>
        <w:t xml:space="preserve"> rate for the early and late stages of learning are shown in box plots. Individual data points are indicated with red dots. </w:t>
      </w:r>
      <w:r w:rsidR="3B536F60" w:rsidRPr="2C560E23">
        <w:rPr>
          <w:rFonts w:ascii="Arial" w:hAnsi="Arial" w:cs="Arial"/>
          <w:sz w:val="22"/>
          <w:szCs w:val="22"/>
        </w:rPr>
        <w:t xml:space="preserve">Actual cursor trajectories made by a representative participant </w:t>
      </w:r>
      <w:r w:rsidR="0181CDEB" w:rsidRPr="2C560E23">
        <w:rPr>
          <w:rFonts w:ascii="Arial" w:hAnsi="Arial" w:cs="Arial"/>
          <w:sz w:val="22"/>
          <w:szCs w:val="22"/>
        </w:rPr>
        <w:t>are shown above the box plots.</w:t>
      </w:r>
      <w:r w:rsidR="17B6FDB5" w:rsidRPr="2C560E23">
        <w:rPr>
          <w:rFonts w:ascii="Arial" w:hAnsi="Arial" w:cs="Arial"/>
          <w:sz w:val="22"/>
          <w:szCs w:val="22"/>
        </w:rPr>
        <w:t xml:space="preserve"> Both the mean </w:t>
      </w:r>
      <w:r w:rsidR="006E5702">
        <w:rPr>
          <w:rFonts w:ascii="Arial" w:hAnsi="Arial" w:cs="Arial"/>
          <w:sz w:val="22"/>
          <w:szCs w:val="22"/>
        </w:rPr>
        <w:t>success</w:t>
      </w:r>
      <w:r w:rsidR="17B6FDB5" w:rsidRPr="2C560E23">
        <w:rPr>
          <w:rFonts w:ascii="Arial" w:hAnsi="Arial" w:cs="Arial"/>
          <w:sz w:val="22"/>
          <w:szCs w:val="22"/>
        </w:rPr>
        <w:t xml:space="preserve"> rate and the orderliness of the trajectory</w:t>
      </w:r>
      <w:r w:rsidR="00A7478A">
        <w:rPr>
          <w:rFonts w:ascii="Arial" w:hAnsi="Arial" w:cs="Arial"/>
          <w:sz w:val="22"/>
          <w:szCs w:val="22"/>
        </w:rPr>
        <w:t xml:space="preserve"> improved </w:t>
      </w:r>
      <w:r w:rsidR="17B6FDB5" w:rsidRPr="2C560E23">
        <w:rPr>
          <w:rFonts w:ascii="Arial" w:hAnsi="Arial" w:cs="Arial"/>
          <w:sz w:val="22"/>
          <w:szCs w:val="22"/>
        </w:rPr>
        <w:t>in the late stage of learning.</w:t>
      </w:r>
    </w:p>
    <w:p w14:paraId="41FEEED2" w14:textId="766B6781" w:rsidR="005E4EDA" w:rsidDel="0050612C" w:rsidRDefault="005E4EDA">
      <w:pPr>
        <w:widowControl/>
        <w:wordWrap/>
        <w:spacing w:line="360" w:lineRule="auto"/>
        <w:jc w:val="left"/>
        <w:rPr>
          <w:del w:id="246" w:author="Sungshin Kim" w:date="2020-04-11T17:31:00Z"/>
          <w:rFonts w:ascii="Arial" w:hAnsi="Arial" w:cs="Arial"/>
          <w:sz w:val="22"/>
          <w:szCs w:val="22"/>
        </w:rPr>
      </w:pPr>
      <w:del w:id="247" w:author="Sungshin Kim" w:date="2020-04-11T17:31:00Z">
        <w:r w:rsidDel="0050612C">
          <w:rPr>
            <w:rFonts w:ascii="Arial" w:hAnsi="Arial" w:cs="Arial"/>
            <w:sz w:val="22"/>
            <w:szCs w:val="22"/>
          </w:rPr>
          <w:lastRenderedPageBreak/>
          <w:br w:type="page"/>
        </w:r>
      </w:del>
    </w:p>
    <w:p w14:paraId="6C1CB325" w14:textId="77777777" w:rsidR="005E4EDA" w:rsidRDefault="005E4EDA">
      <w:pPr>
        <w:wordWrap/>
        <w:spacing w:line="360" w:lineRule="auto"/>
        <w:jc w:val="left"/>
        <w:rPr>
          <w:rFonts w:ascii="Arial" w:hAnsi="Arial" w:cs="Arial"/>
          <w:b/>
        </w:rPr>
      </w:pPr>
      <w:r w:rsidRPr="00DC4433">
        <w:rPr>
          <w:rFonts w:ascii="Arial" w:hAnsi="Arial" w:cs="Arial"/>
          <w:b/>
        </w:rPr>
        <w:t xml:space="preserve">Figure </w:t>
      </w:r>
      <w:r>
        <w:rPr>
          <w:rFonts w:ascii="Arial" w:hAnsi="Arial" w:cs="Arial"/>
          <w:b/>
        </w:rPr>
        <w:t>2</w:t>
      </w:r>
      <w:r w:rsidRPr="00DC4433">
        <w:rPr>
          <w:rFonts w:ascii="Arial" w:hAnsi="Arial" w:cs="Arial"/>
          <w:b/>
        </w:rPr>
        <w:t xml:space="preserve">. </w:t>
      </w:r>
      <w:commentRangeStart w:id="248"/>
      <w:r>
        <w:rPr>
          <w:rFonts w:ascii="Arial" w:hAnsi="Arial" w:cs="Arial"/>
          <w:b/>
        </w:rPr>
        <w:t>Localizer ROIs</w:t>
      </w:r>
      <w:commentRangeEnd w:id="248"/>
      <w:r>
        <w:rPr>
          <w:rStyle w:val="CommentReference"/>
        </w:rPr>
        <w:commentReference w:id="248"/>
      </w:r>
    </w:p>
    <w:p w14:paraId="24118FE0" w14:textId="77777777" w:rsidR="005E4EDA" w:rsidRPr="002870C2" w:rsidRDefault="005E4EDA">
      <w:pPr>
        <w:wordWrap/>
        <w:spacing w:line="360" w:lineRule="auto"/>
        <w:jc w:val="left"/>
        <w:rPr>
          <w:rFonts w:ascii="Arial" w:hAnsi="Arial" w:cs="Arial"/>
          <w:b/>
        </w:rPr>
      </w:pPr>
    </w:p>
    <w:p w14:paraId="50C93A8C" w14:textId="77777777" w:rsidR="005E4EDA" w:rsidRDefault="005E4EDA">
      <w:pPr>
        <w:widowControl/>
        <w:wordWrap/>
        <w:spacing w:line="360" w:lineRule="auto"/>
        <w:contextualSpacing/>
        <w:jc w:val="left"/>
        <w:rPr>
          <w:rFonts w:ascii="Arial" w:hAnsi="Arial" w:cs="Arial"/>
          <w:sz w:val="22"/>
          <w:szCs w:val="22"/>
        </w:rPr>
      </w:pPr>
      <w:r>
        <w:rPr>
          <w:noProof/>
        </w:rPr>
        <w:drawing>
          <wp:inline distT="0" distB="0" distL="0" distR="0" wp14:anchorId="671CDC35" wp14:editId="3302F0BA">
            <wp:extent cx="5727701" cy="3177540"/>
            <wp:effectExtent l="0" t="0" r="0" b="0"/>
            <wp:docPr id="1981242440"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pic:nvPicPr>
                  <pic:blipFill>
                    <a:blip r:embed="rId12">
                      <a:extLst>
                        <a:ext uri="{28A0092B-C50C-407E-A947-70E740481C1C}">
                          <a14:useLocalDpi xmlns:a14="http://schemas.microsoft.com/office/drawing/2010/main" val="0"/>
                        </a:ext>
                      </a:extLst>
                    </a:blip>
                    <a:stretch>
                      <a:fillRect/>
                    </a:stretch>
                  </pic:blipFill>
                  <pic:spPr>
                    <a:xfrm>
                      <a:off x="0" y="0"/>
                      <a:ext cx="5727701" cy="3177540"/>
                    </a:xfrm>
                    <a:prstGeom prst="rect">
                      <a:avLst/>
                    </a:prstGeom>
                  </pic:spPr>
                </pic:pic>
              </a:graphicData>
            </a:graphic>
          </wp:inline>
        </w:drawing>
      </w:r>
    </w:p>
    <w:p w14:paraId="52D7F336" w14:textId="77777777" w:rsidR="005E4EDA" w:rsidRDefault="005E4EDA">
      <w:pPr>
        <w:widowControl/>
        <w:wordWrap/>
        <w:spacing w:line="360" w:lineRule="auto"/>
        <w:contextualSpacing/>
        <w:jc w:val="left"/>
        <w:rPr>
          <w:rFonts w:ascii="Arial" w:hAnsi="Arial" w:cs="Arial"/>
          <w:sz w:val="22"/>
          <w:szCs w:val="22"/>
        </w:rPr>
      </w:pPr>
    </w:p>
    <w:p w14:paraId="419A3D1A" w14:textId="77777777" w:rsidR="005E4EDA" w:rsidRPr="00226CA0" w:rsidRDefault="005E4EDA">
      <w:pPr>
        <w:widowControl/>
        <w:wordWrap/>
        <w:spacing w:line="360" w:lineRule="auto"/>
        <w:contextualSpacing/>
        <w:jc w:val="left"/>
        <w:rPr>
          <w:rFonts w:ascii="Arial" w:hAnsi="Arial" w:cs="Arial"/>
          <w:sz w:val="22"/>
          <w:szCs w:val="22"/>
        </w:rPr>
      </w:pPr>
      <w:r>
        <w:rPr>
          <w:rFonts w:ascii="Arial" w:hAnsi="Arial" w:cs="Arial"/>
          <w:sz w:val="22"/>
          <w:szCs w:val="22"/>
        </w:rPr>
        <w:t xml:space="preserve">The brain regions implicated in random right finger movement were delineated using the localizer scan, with a cluster-forming </w:t>
      </w:r>
      <w:r>
        <w:rPr>
          <w:rFonts w:ascii="Arial" w:hAnsi="Arial" w:cs="Arial"/>
          <w:i/>
          <w:sz w:val="22"/>
          <w:szCs w:val="22"/>
        </w:rPr>
        <w:t>p</w:t>
      </w:r>
      <w:r>
        <w:rPr>
          <w:rFonts w:ascii="Arial" w:hAnsi="Arial" w:cs="Arial"/>
          <w:sz w:val="22"/>
          <w:szCs w:val="22"/>
        </w:rPr>
        <w:t xml:space="preserve"> &lt; 10</w:t>
      </w:r>
      <w:r w:rsidRPr="00226CA0">
        <w:rPr>
          <w:rFonts w:ascii="Arial" w:hAnsi="Arial" w:cs="Arial"/>
          <w:sz w:val="22"/>
          <w:szCs w:val="22"/>
          <w:vertAlign w:val="superscript"/>
        </w:rPr>
        <w:t>-5</w:t>
      </w:r>
      <w:r>
        <w:rPr>
          <w:rFonts w:ascii="Arial" w:hAnsi="Arial" w:cs="Arial"/>
          <w:sz w:val="22"/>
          <w:szCs w:val="22"/>
        </w:rPr>
        <w:t xml:space="preserve"> and a cluster size greater than 100 voxels. A total of seven localizer ROIs were identified. The locations and peak coordinates of the ROIs are listed in Table X.</w:t>
      </w:r>
    </w:p>
    <w:p w14:paraId="5526EA28" w14:textId="27ECA6F5" w:rsidR="005E4EDA" w:rsidRDefault="005E4EDA">
      <w:pPr>
        <w:wordWrap/>
        <w:spacing w:line="360" w:lineRule="auto"/>
        <w:jc w:val="left"/>
        <w:rPr>
          <w:rFonts w:ascii="Arial" w:hAnsi="Arial" w:cs="Arial"/>
          <w:b/>
        </w:rPr>
      </w:pPr>
      <w:r>
        <w:rPr>
          <w:rFonts w:ascii="Arial" w:hAnsi="Arial" w:cs="Arial"/>
          <w:sz w:val="22"/>
          <w:szCs w:val="22"/>
        </w:rPr>
        <w:br w:type="page"/>
      </w:r>
      <w:r w:rsidRPr="00DC4433">
        <w:rPr>
          <w:rFonts w:ascii="Arial" w:hAnsi="Arial" w:cs="Arial"/>
          <w:b/>
        </w:rPr>
        <w:lastRenderedPageBreak/>
        <w:t xml:space="preserve">Figure </w:t>
      </w:r>
      <w:r>
        <w:rPr>
          <w:rFonts w:ascii="Arial" w:hAnsi="Arial" w:cs="Arial"/>
          <w:b/>
        </w:rPr>
        <w:t>X</w:t>
      </w:r>
      <w:r w:rsidRPr="00DC4433">
        <w:rPr>
          <w:rFonts w:ascii="Arial" w:hAnsi="Arial" w:cs="Arial"/>
          <w:b/>
        </w:rPr>
        <w:t xml:space="preserve">. </w:t>
      </w:r>
      <w:del w:id="249" w:author="Sungshin Kim" w:date="2020-04-12T22:20:00Z">
        <w:r w:rsidDel="00240A43">
          <w:rPr>
            <w:rFonts w:ascii="Arial" w:hAnsi="Arial" w:cs="Arial"/>
            <w:b/>
          </w:rPr>
          <w:delText>Decoding</w:delText>
        </w:r>
      </w:del>
      <w:ins w:id="250" w:author="Sungshin Kim" w:date="2020-04-12T22:20:00Z">
        <w:r w:rsidR="00240A43">
          <w:rPr>
            <w:rFonts w:ascii="Arial" w:hAnsi="Arial" w:cs="Arial"/>
            <w:b/>
          </w:rPr>
          <w:t>Classification</w:t>
        </w:r>
      </w:ins>
      <w:r>
        <w:rPr>
          <w:rFonts w:ascii="Arial" w:hAnsi="Arial" w:cs="Arial"/>
          <w:b/>
        </w:rPr>
        <w:t xml:space="preserve"> accuracy in the localizer ROIs</w:t>
      </w:r>
    </w:p>
    <w:p w14:paraId="50F1E6F5" w14:textId="77777777" w:rsidR="005E4EDA" w:rsidRPr="002870C2" w:rsidRDefault="005E4EDA">
      <w:pPr>
        <w:wordWrap/>
        <w:spacing w:line="360" w:lineRule="auto"/>
        <w:jc w:val="left"/>
        <w:rPr>
          <w:rFonts w:ascii="Arial" w:hAnsi="Arial" w:cs="Arial"/>
          <w:b/>
        </w:rPr>
      </w:pPr>
    </w:p>
    <w:p w14:paraId="6B362A74" w14:textId="77777777" w:rsidR="005E4EDA" w:rsidRDefault="005E4EDA">
      <w:pPr>
        <w:widowControl/>
        <w:wordWrap/>
        <w:spacing w:line="360" w:lineRule="auto"/>
        <w:jc w:val="left"/>
        <w:rPr>
          <w:rFonts w:ascii="Arial" w:hAnsi="Arial" w:cs="Arial"/>
          <w:sz w:val="22"/>
          <w:szCs w:val="22"/>
        </w:rPr>
      </w:pPr>
      <w:r>
        <w:rPr>
          <w:noProof/>
        </w:rPr>
        <w:drawing>
          <wp:inline distT="0" distB="0" distL="0" distR="0" wp14:anchorId="73DFB6D5" wp14:editId="1BCAE083">
            <wp:extent cx="5727701" cy="2446655"/>
            <wp:effectExtent l="0" t="0" r="0" b="4445"/>
            <wp:docPr id="10490063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7"/>
                    <pic:cNvPicPr/>
                  </pic:nvPicPr>
                  <pic:blipFill>
                    <a:blip r:embed="rId13">
                      <a:extLst>
                        <a:ext uri="{28A0092B-C50C-407E-A947-70E740481C1C}">
                          <a14:useLocalDpi xmlns:a14="http://schemas.microsoft.com/office/drawing/2010/main" val="0"/>
                        </a:ext>
                      </a:extLst>
                    </a:blip>
                    <a:stretch>
                      <a:fillRect/>
                    </a:stretch>
                  </pic:blipFill>
                  <pic:spPr>
                    <a:xfrm>
                      <a:off x="0" y="0"/>
                      <a:ext cx="5727701" cy="2446655"/>
                    </a:xfrm>
                    <a:prstGeom prst="rect">
                      <a:avLst/>
                    </a:prstGeom>
                  </pic:spPr>
                </pic:pic>
              </a:graphicData>
            </a:graphic>
          </wp:inline>
        </w:drawing>
      </w:r>
    </w:p>
    <w:p w14:paraId="1807A219" w14:textId="77777777" w:rsidR="005E4EDA" w:rsidRDefault="005E4EDA">
      <w:pPr>
        <w:widowControl/>
        <w:wordWrap/>
        <w:spacing w:line="360" w:lineRule="auto"/>
        <w:jc w:val="left"/>
        <w:rPr>
          <w:rFonts w:ascii="Arial" w:hAnsi="Arial" w:cs="Arial"/>
          <w:sz w:val="22"/>
          <w:szCs w:val="22"/>
        </w:rPr>
      </w:pPr>
    </w:p>
    <w:p w14:paraId="77E25998" w14:textId="3CCDCE49" w:rsidR="005E4EDA" w:rsidRDefault="005E4EDA">
      <w:pPr>
        <w:widowControl/>
        <w:wordWrap/>
        <w:spacing w:line="360" w:lineRule="auto"/>
        <w:jc w:val="left"/>
        <w:rPr>
          <w:rFonts w:ascii="Arial" w:hAnsi="Arial" w:cs="Arial"/>
          <w:sz w:val="22"/>
          <w:szCs w:val="22"/>
        </w:rPr>
      </w:pPr>
      <w:r>
        <w:rPr>
          <w:rFonts w:ascii="Arial" w:hAnsi="Arial" w:cs="Arial" w:hint="eastAsia"/>
          <w:sz w:val="22"/>
          <w:szCs w:val="22"/>
        </w:rPr>
        <w:t>T</w:t>
      </w:r>
      <w:r>
        <w:rPr>
          <w:rFonts w:ascii="Arial" w:hAnsi="Arial" w:cs="Arial"/>
          <w:sz w:val="22"/>
          <w:szCs w:val="22"/>
        </w:rPr>
        <w:t xml:space="preserve">he </w:t>
      </w:r>
      <w:del w:id="251" w:author="Sungshin Kim" w:date="2020-04-12T22:20:00Z">
        <w:r w:rsidDel="00240A43">
          <w:rPr>
            <w:rFonts w:ascii="Arial" w:hAnsi="Arial" w:cs="Arial"/>
            <w:sz w:val="22"/>
            <w:szCs w:val="22"/>
          </w:rPr>
          <w:delText>decoding</w:delText>
        </w:r>
      </w:del>
      <w:ins w:id="252" w:author="Sungshin Kim" w:date="2020-04-12T22:20:00Z">
        <w:r w:rsidR="00240A43">
          <w:rPr>
            <w:rFonts w:ascii="Arial" w:hAnsi="Arial" w:cs="Arial"/>
            <w:sz w:val="22"/>
            <w:szCs w:val="22"/>
          </w:rPr>
          <w:t>classification</w:t>
        </w:r>
      </w:ins>
      <w:r>
        <w:rPr>
          <w:rFonts w:ascii="Arial" w:hAnsi="Arial" w:cs="Arial"/>
          <w:sz w:val="22"/>
          <w:szCs w:val="22"/>
        </w:rPr>
        <w:t xml:space="preserve"> accuracies of the seven localizer ROIs (including the clusters located in the left M1/S1, right cerebellum, left putamen, right SMA, and left thalamus) in different learning stages (early and late) and different mappings (Practiced, red solid line; Unpracticed, gray solid line) are presented. Error bars denote SEM. The chance level (at 0.25) is denoted with a gray dotted line.</w:t>
      </w:r>
    </w:p>
    <w:p w14:paraId="41D0C32E" w14:textId="3E6F92B9" w:rsidR="005E4EDA" w:rsidRDefault="005E4EDA" w:rsidP="00583E33">
      <w:pPr>
        <w:widowControl/>
        <w:wordWrap/>
        <w:spacing w:line="360" w:lineRule="auto"/>
        <w:jc w:val="left"/>
        <w:rPr>
          <w:rFonts w:ascii="Arial" w:hAnsi="Arial" w:cs="Arial"/>
          <w:b/>
        </w:rPr>
      </w:pPr>
      <w:r>
        <w:rPr>
          <w:rFonts w:ascii="Arial" w:hAnsi="Arial" w:cs="Arial"/>
          <w:sz w:val="22"/>
          <w:szCs w:val="22"/>
        </w:rPr>
        <w:br w:type="page"/>
      </w:r>
      <w:r w:rsidRPr="00DC4433">
        <w:rPr>
          <w:rFonts w:ascii="Arial" w:hAnsi="Arial" w:cs="Arial"/>
          <w:b/>
        </w:rPr>
        <w:lastRenderedPageBreak/>
        <w:t xml:space="preserve">Figure </w:t>
      </w:r>
      <w:r>
        <w:rPr>
          <w:rFonts w:ascii="Arial" w:hAnsi="Arial" w:cs="Arial"/>
          <w:b/>
        </w:rPr>
        <w:t>X</w:t>
      </w:r>
      <w:r w:rsidRPr="00DC4433">
        <w:rPr>
          <w:rFonts w:ascii="Arial" w:hAnsi="Arial" w:cs="Arial"/>
          <w:b/>
        </w:rPr>
        <w:t xml:space="preserve">. </w:t>
      </w:r>
      <w:del w:id="253" w:author="Sungshin Kim" w:date="2020-04-12T22:20:00Z">
        <w:r w:rsidDel="00240A43">
          <w:rPr>
            <w:rFonts w:ascii="Arial" w:hAnsi="Arial" w:cs="Arial"/>
            <w:b/>
          </w:rPr>
          <w:delText>Decoding</w:delText>
        </w:r>
      </w:del>
      <w:ins w:id="254" w:author="Sungshin Kim" w:date="2020-04-12T22:20:00Z">
        <w:r w:rsidR="00240A43">
          <w:rPr>
            <w:rFonts w:ascii="Arial" w:hAnsi="Arial" w:cs="Arial"/>
            <w:b/>
          </w:rPr>
          <w:t>Classification</w:t>
        </w:r>
      </w:ins>
      <w:r>
        <w:rPr>
          <w:rFonts w:ascii="Arial" w:hAnsi="Arial" w:cs="Arial"/>
          <w:b/>
        </w:rPr>
        <w:t xml:space="preserve"> accuracy in the default mode network</w:t>
      </w:r>
    </w:p>
    <w:p w14:paraId="00DC993A" w14:textId="77777777" w:rsidR="005E4EDA" w:rsidRPr="002870C2" w:rsidRDefault="005E4EDA">
      <w:pPr>
        <w:wordWrap/>
        <w:spacing w:line="360" w:lineRule="auto"/>
        <w:jc w:val="left"/>
        <w:rPr>
          <w:rFonts w:ascii="Arial" w:hAnsi="Arial" w:cs="Arial"/>
          <w:b/>
        </w:rPr>
      </w:pPr>
    </w:p>
    <w:p w14:paraId="29EEED8F" w14:textId="77777777" w:rsidR="005E4EDA" w:rsidRPr="00360713" w:rsidRDefault="005E4EDA">
      <w:pPr>
        <w:widowControl/>
        <w:wordWrap/>
        <w:spacing w:line="360" w:lineRule="auto"/>
        <w:jc w:val="left"/>
        <w:rPr>
          <w:rFonts w:ascii="Arial" w:hAnsi="Arial" w:cs="Arial"/>
          <w:sz w:val="22"/>
          <w:szCs w:val="22"/>
        </w:rPr>
      </w:pPr>
      <w:r>
        <w:rPr>
          <w:noProof/>
        </w:rPr>
        <w:drawing>
          <wp:inline distT="0" distB="0" distL="0" distR="0" wp14:anchorId="65B7966E" wp14:editId="7BDB14D7">
            <wp:extent cx="5727701" cy="4158615"/>
            <wp:effectExtent l="0" t="0" r="0" b="0"/>
            <wp:docPr id="149077790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pic:nvPicPr>
                  <pic:blipFill>
                    <a:blip r:embed="rId14">
                      <a:extLst>
                        <a:ext uri="{28A0092B-C50C-407E-A947-70E740481C1C}">
                          <a14:useLocalDpi xmlns:a14="http://schemas.microsoft.com/office/drawing/2010/main" val="0"/>
                        </a:ext>
                      </a:extLst>
                    </a:blip>
                    <a:stretch>
                      <a:fillRect/>
                    </a:stretch>
                  </pic:blipFill>
                  <pic:spPr>
                    <a:xfrm>
                      <a:off x="0" y="0"/>
                      <a:ext cx="5727701" cy="4158615"/>
                    </a:xfrm>
                    <a:prstGeom prst="rect">
                      <a:avLst/>
                    </a:prstGeom>
                  </pic:spPr>
                </pic:pic>
              </a:graphicData>
            </a:graphic>
          </wp:inline>
        </w:drawing>
      </w:r>
    </w:p>
    <w:p w14:paraId="4E1C5639" w14:textId="77777777" w:rsidR="005E4EDA" w:rsidRDefault="005E4EDA">
      <w:pPr>
        <w:widowControl/>
        <w:wordWrap/>
        <w:spacing w:line="360" w:lineRule="auto"/>
        <w:jc w:val="left"/>
        <w:rPr>
          <w:rFonts w:ascii="Arial" w:hAnsi="Arial" w:cs="Arial"/>
          <w:sz w:val="22"/>
          <w:szCs w:val="22"/>
        </w:rPr>
      </w:pPr>
    </w:p>
    <w:p w14:paraId="3024B4CB" w14:textId="595C92A1" w:rsidR="005E4EDA" w:rsidRPr="0068784F" w:rsidRDefault="005E4EDA">
      <w:pPr>
        <w:widowControl/>
        <w:wordWrap/>
        <w:spacing w:line="360" w:lineRule="auto"/>
        <w:jc w:val="left"/>
        <w:rPr>
          <w:rFonts w:ascii="Arial" w:hAnsi="Arial" w:cs="Arial"/>
          <w:sz w:val="22"/>
          <w:szCs w:val="22"/>
        </w:rPr>
      </w:pPr>
      <w:r>
        <w:rPr>
          <w:rFonts w:ascii="Arial" w:hAnsi="Arial" w:cs="Arial" w:hint="eastAsia"/>
          <w:sz w:val="22"/>
          <w:szCs w:val="22"/>
        </w:rPr>
        <w:t>T</w:t>
      </w:r>
      <w:r>
        <w:rPr>
          <w:rFonts w:ascii="Arial" w:hAnsi="Arial" w:cs="Arial"/>
          <w:sz w:val="22"/>
          <w:szCs w:val="22"/>
        </w:rPr>
        <w:t xml:space="preserve">he </w:t>
      </w:r>
      <w:del w:id="255" w:author="Sungshin Kim" w:date="2020-04-12T22:20:00Z">
        <w:r w:rsidDel="00240A43">
          <w:rPr>
            <w:rFonts w:ascii="Arial" w:hAnsi="Arial" w:cs="Arial"/>
            <w:sz w:val="22"/>
            <w:szCs w:val="22"/>
          </w:rPr>
          <w:delText>decoding</w:delText>
        </w:r>
      </w:del>
      <w:ins w:id="256" w:author="Sungshin Kim" w:date="2020-04-12T22:20:00Z">
        <w:r w:rsidR="00240A43">
          <w:rPr>
            <w:rFonts w:ascii="Arial" w:hAnsi="Arial" w:cs="Arial"/>
            <w:sz w:val="22"/>
            <w:szCs w:val="22"/>
          </w:rPr>
          <w:t>classification</w:t>
        </w:r>
      </w:ins>
      <w:r>
        <w:rPr>
          <w:rFonts w:ascii="Arial" w:hAnsi="Arial" w:cs="Arial"/>
          <w:sz w:val="22"/>
          <w:szCs w:val="22"/>
        </w:rPr>
        <w:t xml:space="preserve"> accuracies of the submodules of the default mode network (including the Core (red), DMPFC (orange), and MTL (yellow) modules, as suggested by Crittenden et al., 2015) in different learning stages (Early and Late) and different mappings (Practiced, red solid line; Unpracticed, gray solid line) are presented. The ROIs were created using spherical ROIs (radius = 10 mm, approximately 200 voxels). Error bars denote SEM. The chance level (at 0.25) is denoted with a gray dotted line.</w:t>
      </w:r>
    </w:p>
    <w:p w14:paraId="0B389715" w14:textId="77777777" w:rsidR="005E4EDA" w:rsidRDefault="005E4EDA">
      <w:pPr>
        <w:widowControl/>
        <w:wordWrap/>
        <w:spacing w:line="360" w:lineRule="auto"/>
        <w:jc w:val="left"/>
        <w:rPr>
          <w:rFonts w:ascii="Arial" w:hAnsi="Arial" w:cs="Arial"/>
          <w:sz w:val="22"/>
          <w:szCs w:val="22"/>
        </w:rPr>
      </w:pPr>
      <w:r>
        <w:rPr>
          <w:rFonts w:ascii="Arial" w:hAnsi="Arial" w:cs="Arial"/>
          <w:sz w:val="22"/>
          <w:szCs w:val="22"/>
        </w:rPr>
        <w:br w:type="page"/>
      </w:r>
    </w:p>
    <w:p w14:paraId="1508B11C" w14:textId="77777777" w:rsidR="005E4EDA" w:rsidRDefault="005E4EDA">
      <w:pPr>
        <w:wordWrap/>
        <w:spacing w:line="360" w:lineRule="auto"/>
        <w:jc w:val="left"/>
        <w:rPr>
          <w:rFonts w:ascii="Arial" w:hAnsi="Arial" w:cs="Arial"/>
          <w:b/>
        </w:rPr>
      </w:pPr>
      <w:r w:rsidRPr="00DC4433">
        <w:rPr>
          <w:rFonts w:ascii="Arial" w:hAnsi="Arial" w:cs="Arial"/>
          <w:b/>
        </w:rPr>
        <w:lastRenderedPageBreak/>
        <w:t>Figure</w:t>
      </w:r>
      <w:r>
        <w:rPr>
          <w:rFonts w:ascii="Arial" w:hAnsi="Arial" w:cs="Arial"/>
          <w:b/>
        </w:rPr>
        <w:t xml:space="preserve"> X</w:t>
      </w:r>
      <w:r w:rsidRPr="00DC4433">
        <w:rPr>
          <w:rFonts w:ascii="Arial" w:hAnsi="Arial" w:cs="Arial"/>
          <w:b/>
        </w:rPr>
        <w:t xml:space="preserve">. </w:t>
      </w:r>
      <w:r>
        <w:rPr>
          <w:rFonts w:ascii="Arial" w:hAnsi="Arial" w:cs="Arial"/>
          <w:b/>
        </w:rPr>
        <w:t>Searchlight analysis</w:t>
      </w:r>
    </w:p>
    <w:p w14:paraId="097F46A8" w14:textId="77777777" w:rsidR="005E4EDA" w:rsidRDefault="005E4EDA">
      <w:pPr>
        <w:wordWrap/>
        <w:spacing w:line="360" w:lineRule="auto"/>
        <w:jc w:val="left"/>
        <w:rPr>
          <w:rFonts w:ascii="Arial" w:hAnsi="Arial" w:cs="Arial"/>
          <w:b/>
        </w:rPr>
      </w:pPr>
    </w:p>
    <w:p w14:paraId="72C65972" w14:textId="77777777" w:rsidR="005E4EDA" w:rsidRPr="00984585" w:rsidRDefault="005E4EDA">
      <w:pPr>
        <w:wordWrap/>
        <w:spacing w:line="360" w:lineRule="auto"/>
        <w:jc w:val="left"/>
        <w:rPr>
          <w:rFonts w:ascii="Arial" w:hAnsi="Arial" w:cs="Arial"/>
          <w:b/>
          <w:sz w:val="22"/>
          <w:szCs w:val="22"/>
        </w:rPr>
      </w:pPr>
      <w:r w:rsidRPr="00984585">
        <w:rPr>
          <w:noProof/>
          <w:sz w:val="22"/>
          <w:szCs w:val="22"/>
        </w:rPr>
        <w:drawing>
          <wp:inline distT="0" distB="0" distL="0" distR="0" wp14:anchorId="24C39E10" wp14:editId="150EBC11">
            <wp:extent cx="5727701" cy="5241926"/>
            <wp:effectExtent l="0" t="0" r="0" b="3175"/>
            <wp:docPr id="1379921629"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pic:nvPicPr>
                  <pic:blipFill>
                    <a:blip r:embed="rId15">
                      <a:extLst>
                        <a:ext uri="{28A0092B-C50C-407E-A947-70E740481C1C}">
                          <a14:useLocalDpi xmlns:a14="http://schemas.microsoft.com/office/drawing/2010/main" val="0"/>
                        </a:ext>
                      </a:extLst>
                    </a:blip>
                    <a:stretch>
                      <a:fillRect/>
                    </a:stretch>
                  </pic:blipFill>
                  <pic:spPr>
                    <a:xfrm>
                      <a:off x="0" y="0"/>
                      <a:ext cx="5727701" cy="5241926"/>
                    </a:xfrm>
                    <a:prstGeom prst="rect">
                      <a:avLst/>
                    </a:prstGeom>
                  </pic:spPr>
                </pic:pic>
              </a:graphicData>
            </a:graphic>
          </wp:inline>
        </w:drawing>
      </w:r>
      <w:r w:rsidRPr="00984585">
        <w:rPr>
          <w:rFonts w:ascii="Arial" w:hAnsi="Arial" w:cs="Arial"/>
          <w:b/>
          <w:bCs/>
          <w:sz w:val="22"/>
          <w:szCs w:val="22"/>
        </w:rPr>
        <w:t xml:space="preserve"> </w:t>
      </w:r>
    </w:p>
    <w:p w14:paraId="3E625004" w14:textId="6736387E" w:rsidR="005E4EDA" w:rsidRPr="000135DF" w:rsidRDefault="005E4EDA">
      <w:pPr>
        <w:wordWrap/>
        <w:spacing w:line="360" w:lineRule="auto"/>
        <w:jc w:val="left"/>
        <w:rPr>
          <w:rFonts w:ascii="Arial" w:hAnsi="Arial" w:cs="Arial"/>
          <w:sz w:val="22"/>
          <w:szCs w:val="22"/>
        </w:rPr>
      </w:pPr>
      <w:r w:rsidRPr="00984585">
        <w:rPr>
          <w:rFonts w:ascii="Arial" w:hAnsi="Arial" w:cs="Arial"/>
          <w:sz w:val="22"/>
          <w:szCs w:val="22"/>
        </w:rPr>
        <w:t xml:space="preserve">Three significant clusters (shown in coronal, sagittal, and axial views at each row) identified from the searchlight analysis (only including the data for the Practiced mapping) are presented. The clusters in blue denote the regions with significantly greater </w:t>
      </w:r>
      <w:del w:id="257" w:author="Sungshin Kim" w:date="2020-04-12T22:20:00Z">
        <w:r w:rsidRPr="00984585" w:rsidDel="00240A43">
          <w:rPr>
            <w:rFonts w:ascii="Arial" w:hAnsi="Arial" w:cs="Arial"/>
            <w:sz w:val="22"/>
            <w:szCs w:val="22"/>
          </w:rPr>
          <w:delText>decoding</w:delText>
        </w:r>
      </w:del>
      <w:ins w:id="258" w:author="Sungshin Kim" w:date="2020-04-12T22:20:00Z">
        <w:r w:rsidR="00240A43">
          <w:rPr>
            <w:rFonts w:ascii="Arial" w:hAnsi="Arial" w:cs="Arial"/>
            <w:sz w:val="22"/>
            <w:szCs w:val="22"/>
          </w:rPr>
          <w:t>classification</w:t>
        </w:r>
      </w:ins>
      <w:r w:rsidRPr="00984585">
        <w:rPr>
          <w:rFonts w:ascii="Arial" w:hAnsi="Arial" w:cs="Arial"/>
          <w:sz w:val="22"/>
          <w:szCs w:val="22"/>
        </w:rPr>
        <w:t xml:space="preserve"> accuracies in the early stage of learning, while the clusters in red denote those with significantly greater </w:t>
      </w:r>
      <w:del w:id="259" w:author="Sungshin Kim" w:date="2020-04-12T22:20:00Z">
        <w:r w:rsidRPr="00984585" w:rsidDel="00240A43">
          <w:rPr>
            <w:rFonts w:ascii="Arial" w:hAnsi="Arial" w:cs="Arial"/>
            <w:sz w:val="22"/>
            <w:szCs w:val="22"/>
          </w:rPr>
          <w:delText>decoding</w:delText>
        </w:r>
      </w:del>
      <w:ins w:id="260" w:author="Sungshin Kim" w:date="2020-04-12T22:20:00Z">
        <w:r w:rsidR="00240A43">
          <w:rPr>
            <w:rFonts w:ascii="Arial" w:hAnsi="Arial" w:cs="Arial"/>
            <w:sz w:val="22"/>
            <w:szCs w:val="22"/>
          </w:rPr>
          <w:t>classification</w:t>
        </w:r>
      </w:ins>
      <w:r w:rsidRPr="00984585">
        <w:rPr>
          <w:rFonts w:ascii="Arial" w:hAnsi="Arial" w:cs="Arial"/>
          <w:sz w:val="22"/>
          <w:szCs w:val="22"/>
        </w:rPr>
        <w:t xml:space="preserve"> accuracies in the later stage of learning. The searchlight analysis result is </w:t>
      </w:r>
      <w:proofErr w:type="spellStart"/>
      <w:r w:rsidRPr="00984585">
        <w:rPr>
          <w:rFonts w:ascii="Arial" w:hAnsi="Arial" w:cs="Arial"/>
          <w:sz w:val="22"/>
          <w:szCs w:val="22"/>
        </w:rPr>
        <w:t>thresholded</w:t>
      </w:r>
      <w:proofErr w:type="spellEnd"/>
      <w:r w:rsidRPr="00984585">
        <w:rPr>
          <w:rFonts w:ascii="Arial" w:hAnsi="Arial" w:cs="Arial"/>
          <w:sz w:val="22"/>
          <w:szCs w:val="22"/>
        </w:rPr>
        <w:t xml:space="preserve"> </w:t>
      </w:r>
      <w:r w:rsidRPr="000135DF">
        <w:rPr>
          <w:rFonts w:ascii="Arial" w:hAnsi="Arial" w:cs="Arial"/>
          <w:sz w:val="22"/>
          <w:szCs w:val="22"/>
        </w:rPr>
        <w:t xml:space="preserve">by a cluster-forming </w:t>
      </w:r>
      <w:r w:rsidRPr="000135DF">
        <w:rPr>
          <w:rFonts w:ascii="Arial" w:hAnsi="Arial" w:cs="Arial"/>
          <w:i/>
          <w:iCs/>
          <w:sz w:val="22"/>
          <w:szCs w:val="22"/>
        </w:rPr>
        <w:t>p</w:t>
      </w:r>
      <w:r w:rsidRPr="000135DF">
        <w:rPr>
          <w:rFonts w:ascii="Arial" w:hAnsi="Arial" w:cs="Arial"/>
          <w:sz w:val="22"/>
          <w:szCs w:val="22"/>
        </w:rPr>
        <w:t xml:space="preserve"> &lt; 0.001 and a FWE-corrected </w:t>
      </w:r>
      <w:r w:rsidRPr="000135DF">
        <w:rPr>
          <w:rFonts w:ascii="Arial" w:hAnsi="Arial" w:cs="Arial"/>
          <w:i/>
          <w:iCs/>
          <w:sz w:val="22"/>
          <w:szCs w:val="22"/>
        </w:rPr>
        <w:t>p</w:t>
      </w:r>
      <w:r w:rsidRPr="000135DF">
        <w:rPr>
          <w:rFonts w:ascii="Arial" w:hAnsi="Arial" w:cs="Arial"/>
          <w:sz w:val="22"/>
          <w:szCs w:val="22"/>
        </w:rPr>
        <w:t xml:space="preserve"> &lt; 0.05. The </w:t>
      </w:r>
      <w:proofErr w:type="spellStart"/>
      <w:r w:rsidRPr="000135DF">
        <w:rPr>
          <w:rFonts w:ascii="Arial" w:hAnsi="Arial" w:cs="Arial"/>
          <w:sz w:val="22"/>
          <w:szCs w:val="22"/>
        </w:rPr>
        <w:t>colorbar</w:t>
      </w:r>
      <w:proofErr w:type="spellEnd"/>
      <w:r w:rsidRPr="000135DF">
        <w:rPr>
          <w:rFonts w:ascii="Arial" w:hAnsi="Arial" w:cs="Arial"/>
          <w:sz w:val="22"/>
          <w:szCs w:val="22"/>
        </w:rPr>
        <w:t xml:space="preserve"> denotes the </w:t>
      </w:r>
      <w:r w:rsidRPr="000135DF">
        <w:rPr>
          <w:rFonts w:ascii="Arial" w:hAnsi="Arial" w:cs="Arial"/>
          <w:i/>
          <w:iCs/>
          <w:sz w:val="22"/>
          <w:szCs w:val="22"/>
        </w:rPr>
        <w:t>t</w:t>
      </w:r>
      <w:r w:rsidRPr="000135DF">
        <w:rPr>
          <w:rFonts w:ascii="Arial" w:hAnsi="Arial" w:cs="Arial"/>
          <w:sz w:val="22"/>
          <w:szCs w:val="22"/>
        </w:rPr>
        <w:t>-values.</w:t>
      </w:r>
      <w:r w:rsidR="213BACA5" w:rsidRPr="000135DF">
        <w:rPr>
          <w:rFonts w:ascii="Arial" w:hAnsi="Arial" w:cs="Arial"/>
          <w:sz w:val="22"/>
          <w:szCs w:val="22"/>
        </w:rPr>
        <w:t xml:space="preserve"> Detailed cluster information is described in Table 2.</w:t>
      </w:r>
    </w:p>
    <w:p w14:paraId="5CA48EFB" w14:textId="77777777" w:rsidR="005E4EDA" w:rsidRDefault="005E4EDA" w:rsidP="05BF4C3A">
      <w:pPr>
        <w:wordWrap/>
        <w:spacing w:line="360" w:lineRule="auto"/>
        <w:jc w:val="left"/>
        <w:rPr>
          <w:rFonts w:ascii="Arial" w:hAnsi="Arial" w:cs="Arial"/>
          <w:b/>
          <w:bCs/>
        </w:rPr>
      </w:pPr>
      <w:r w:rsidRPr="05BF4C3A">
        <w:rPr>
          <w:rFonts w:ascii="Arial" w:hAnsi="Arial" w:cs="Arial"/>
          <w:b/>
          <w:bCs/>
        </w:rPr>
        <w:br w:type="page"/>
      </w:r>
      <w:r w:rsidRPr="05BF4C3A">
        <w:rPr>
          <w:rFonts w:ascii="Arial" w:hAnsi="Arial" w:cs="Arial"/>
          <w:b/>
          <w:bCs/>
        </w:rPr>
        <w:lastRenderedPageBreak/>
        <w:t>Figure X. Correlation between the change in the visual-DMN core integration and improvement in success rate</w:t>
      </w:r>
    </w:p>
    <w:p w14:paraId="300E11BF" w14:textId="77777777" w:rsidR="005E4EDA" w:rsidRPr="002870C2" w:rsidRDefault="005E4EDA">
      <w:pPr>
        <w:wordWrap/>
        <w:spacing w:line="360" w:lineRule="auto"/>
        <w:jc w:val="left"/>
        <w:rPr>
          <w:rFonts w:ascii="Arial" w:hAnsi="Arial" w:cs="Arial"/>
          <w:b/>
        </w:rPr>
      </w:pPr>
    </w:p>
    <w:p w14:paraId="26CB88B5" w14:textId="780D5308" w:rsidR="005E4EDA" w:rsidRDefault="57F6AFA0">
      <w:pPr>
        <w:wordWrap/>
        <w:spacing w:line="360" w:lineRule="auto"/>
        <w:jc w:val="left"/>
        <w:rPr>
          <w:rFonts w:ascii="Arial" w:hAnsi="Arial" w:cs="Arial"/>
          <w:sz w:val="22"/>
          <w:szCs w:val="22"/>
        </w:rPr>
      </w:pPr>
      <w:r>
        <w:rPr>
          <w:noProof/>
        </w:rPr>
        <w:drawing>
          <wp:inline distT="0" distB="0" distL="0" distR="0" wp14:anchorId="55E16016" wp14:editId="35B8F560">
            <wp:extent cx="5727701" cy="4867909"/>
            <wp:effectExtent l="0" t="0" r="0" b="0"/>
            <wp:docPr id="1127782697"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pic:nvPicPr>
                  <pic:blipFill>
                    <a:blip r:embed="rId16">
                      <a:extLst>
                        <a:ext uri="{28A0092B-C50C-407E-A947-70E740481C1C}">
                          <a14:useLocalDpi xmlns:a14="http://schemas.microsoft.com/office/drawing/2010/main" val="0"/>
                        </a:ext>
                      </a:extLst>
                    </a:blip>
                    <a:stretch>
                      <a:fillRect/>
                    </a:stretch>
                  </pic:blipFill>
                  <pic:spPr>
                    <a:xfrm>
                      <a:off x="0" y="0"/>
                      <a:ext cx="5727701" cy="4867909"/>
                    </a:xfrm>
                    <a:prstGeom prst="rect">
                      <a:avLst/>
                    </a:prstGeom>
                  </pic:spPr>
                </pic:pic>
              </a:graphicData>
            </a:graphic>
          </wp:inline>
        </w:drawing>
      </w:r>
    </w:p>
    <w:p w14:paraId="694843B2" w14:textId="77777777" w:rsidR="005E4EDA" w:rsidRDefault="005E4EDA">
      <w:pPr>
        <w:wordWrap/>
        <w:spacing w:line="360" w:lineRule="auto"/>
        <w:jc w:val="left"/>
        <w:rPr>
          <w:rFonts w:ascii="Arial" w:hAnsi="Arial" w:cs="Arial"/>
          <w:sz w:val="22"/>
          <w:szCs w:val="22"/>
        </w:rPr>
      </w:pPr>
    </w:p>
    <w:p w14:paraId="585F5AD8" w14:textId="160FD51F" w:rsidR="005E4EDA" w:rsidRDefault="00F6144F">
      <w:pPr>
        <w:widowControl/>
        <w:wordWrap/>
        <w:spacing w:line="360" w:lineRule="auto"/>
        <w:jc w:val="left"/>
        <w:rPr>
          <w:rFonts w:ascii="Arial" w:hAnsi="Arial" w:cs="Arial"/>
          <w:b/>
        </w:rPr>
      </w:pPr>
      <w:r w:rsidRPr="00F6144F">
        <w:rPr>
          <w:rFonts w:ascii="Arial" w:hAnsi="Arial" w:cs="Arial"/>
          <w:sz w:val="22"/>
          <w:szCs w:val="22"/>
        </w:rPr>
        <w:t xml:space="preserve">A significant negative correlation was observed between the change in the integration between the visual and DMN core networks and the improvement in the success rate (which was measured by subtracting the success rate in the Early learning stage from the Late learning stage). The </w:t>
      </w:r>
      <w:del w:id="261" w:author="Sungshin Kim" w:date="2020-04-12T22:20:00Z">
        <w:r w:rsidRPr="00F6144F" w:rsidDel="00240A43">
          <w:rPr>
            <w:rFonts w:ascii="Arial" w:hAnsi="Arial" w:cs="Arial"/>
            <w:sz w:val="22"/>
            <w:szCs w:val="22"/>
          </w:rPr>
          <w:delText>decoding</w:delText>
        </w:r>
      </w:del>
      <w:ins w:id="262" w:author="Sungshin Kim" w:date="2020-04-12T22:20:00Z">
        <w:r w:rsidR="00240A43">
          <w:rPr>
            <w:rFonts w:ascii="Arial" w:hAnsi="Arial" w:cs="Arial"/>
            <w:sz w:val="22"/>
            <w:szCs w:val="22"/>
          </w:rPr>
          <w:t>classification</w:t>
        </w:r>
      </w:ins>
      <w:r w:rsidRPr="00F6144F">
        <w:rPr>
          <w:rFonts w:ascii="Arial" w:hAnsi="Arial" w:cs="Arial"/>
          <w:sz w:val="22"/>
          <w:szCs w:val="22"/>
        </w:rPr>
        <w:t xml:space="preserve"> accuracies of the visual network (created based on the Cluster 1 of the 17 functional networks suggested by Yeo et al., 2011) and core network in different learning stages (Early and Late) and different mappings (Practiced, red solid line; Unpracticed, gray solid line) are presented at left and right side of the figure. The y axes for two </w:t>
      </w:r>
      <w:del w:id="263" w:author="Sungshin Kim" w:date="2020-04-12T22:20:00Z">
        <w:r w:rsidRPr="00F6144F" w:rsidDel="00240A43">
          <w:rPr>
            <w:rFonts w:ascii="Arial" w:hAnsi="Arial" w:cs="Arial"/>
            <w:sz w:val="22"/>
            <w:szCs w:val="22"/>
          </w:rPr>
          <w:delText>decoding</w:delText>
        </w:r>
      </w:del>
      <w:ins w:id="264" w:author="Sungshin Kim" w:date="2020-04-12T22:20:00Z">
        <w:r w:rsidR="00240A43">
          <w:rPr>
            <w:rFonts w:ascii="Arial" w:hAnsi="Arial" w:cs="Arial"/>
            <w:sz w:val="22"/>
            <w:szCs w:val="22"/>
          </w:rPr>
          <w:t>classification</w:t>
        </w:r>
      </w:ins>
      <w:r w:rsidRPr="00F6144F">
        <w:rPr>
          <w:rFonts w:ascii="Arial" w:hAnsi="Arial" w:cs="Arial"/>
          <w:sz w:val="22"/>
          <w:szCs w:val="22"/>
        </w:rPr>
        <w:t xml:space="preserve"> accuracy graphs start from the chance level (at 0.25). Error bars in the </w:t>
      </w:r>
      <w:del w:id="265" w:author="Sungshin Kim" w:date="2020-04-12T22:20:00Z">
        <w:r w:rsidRPr="00F6144F" w:rsidDel="00240A43">
          <w:rPr>
            <w:rFonts w:ascii="Arial" w:hAnsi="Arial" w:cs="Arial"/>
            <w:sz w:val="22"/>
            <w:szCs w:val="22"/>
          </w:rPr>
          <w:delText>decoding</w:delText>
        </w:r>
      </w:del>
      <w:ins w:id="266" w:author="Sungshin Kim" w:date="2020-04-12T22:20:00Z">
        <w:r w:rsidR="00240A43">
          <w:rPr>
            <w:rFonts w:ascii="Arial" w:hAnsi="Arial" w:cs="Arial"/>
            <w:sz w:val="22"/>
            <w:szCs w:val="22"/>
          </w:rPr>
          <w:t>classification</w:t>
        </w:r>
      </w:ins>
      <w:r w:rsidRPr="00F6144F">
        <w:rPr>
          <w:rFonts w:ascii="Arial" w:hAnsi="Arial" w:cs="Arial"/>
          <w:sz w:val="22"/>
          <w:szCs w:val="22"/>
        </w:rPr>
        <w:t xml:space="preserve"> accuracy graphs denote SEM.</w:t>
      </w:r>
      <w:r w:rsidR="005E4EDA">
        <w:rPr>
          <w:rFonts w:ascii="Arial" w:hAnsi="Arial" w:cs="Arial"/>
          <w:b/>
        </w:rPr>
        <w:br w:type="page"/>
      </w:r>
    </w:p>
    <w:p w14:paraId="5D2CE2AA" w14:textId="786FC8F2" w:rsidR="005E4EDA" w:rsidRDefault="005E4EDA">
      <w:pPr>
        <w:wordWrap/>
        <w:spacing w:line="360" w:lineRule="auto"/>
        <w:jc w:val="left"/>
        <w:rPr>
          <w:rFonts w:ascii="Arial" w:hAnsi="Arial" w:cs="Arial"/>
          <w:b/>
        </w:rPr>
      </w:pPr>
      <w:commentRangeStart w:id="267"/>
      <w:r w:rsidRPr="00DC4433">
        <w:rPr>
          <w:rFonts w:ascii="Arial" w:hAnsi="Arial" w:cs="Arial"/>
          <w:b/>
        </w:rPr>
        <w:lastRenderedPageBreak/>
        <w:t>Figure</w:t>
      </w:r>
      <w:r>
        <w:rPr>
          <w:rFonts w:ascii="Arial" w:hAnsi="Arial" w:cs="Arial"/>
          <w:b/>
        </w:rPr>
        <w:t xml:space="preserve"> SX</w:t>
      </w:r>
      <w:r w:rsidRPr="00DC4433">
        <w:rPr>
          <w:rFonts w:ascii="Arial" w:hAnsi="Arial" w:cs="Arial"/>
          <w:b/>
        </w:rPr>
        <w:t xml:space="preserve">. </w:t>
      </w:r>
      <w:del w:id="268" w:author="Sungshin Kim" w:date="2020-04-12T22:20:00Z">
        <w:r w:rsidDel="00240A43">
          <w:rPr>
            <w:rFonts w:ascii="Arial" w:hAnsi="Arial" w:cs="Arial"/>
            <w:b/>
          </w:rPr>
          <w:delText>Decoding</w:delText>
        </w:r>
      </w:del>
      <w:ins w:id="269" w:author="Sungshin Kim" w:date="2020-04-12T22:20:00Z">
        <w:r w:rsidR="00240A43">
          <w:rPr>
            <w:rFonts w:ascii="Arial" w:hAnsi="Arial" w:cs="Arial"/>
            <w:b/>
          </w:rPr>
          <w:t>Classification</w:t>
        </w:r>
      </w:ins>
      <w:r>
        <w:rPr>
          <w:rFonts w:ascii="Arial" w:hAnsi="Arial" w:cs="Arial"/>
          <w:b/>
        </w:rPr>
        <w:t xml:space="preserve"> accuracy in individual ROIs in the visual network</w:t>
      </w:r>
      <w:commentRangeEnd w:id="267"/>
      <w:r>
        <w:rPr>
          <w:rStyle w:val="CommentReference"/>
        </w:rPr>
        <w:commentReference w:id="267"/>
      </w:r>
    </w:p>
    <w:p w14:paraId="1E007791" w14:textId="77777777" w:rsidR="005E4EDA" w:rsidRDefault="005E4EDA">
      <w:pPr>
        <w:wordWrap/>
        <w:spacing w:line="360" w:lineRule="auto"/>
        <w:jc w:val="left"/>
        <w:rPr>
          <w:rFonts w:ascii="Arial" w:hAnsi="Arial" w:cs="Arial"/>
          <w:b/>
        </w:rPr>
      </w:pPr>
    </w:p>
    <w:p w14:paraId="12F7A70E" w14:textId="14D0ADD1" w:rsidR="005E4EDA" w:rsidRPr="00984585" w:rsidRDefault="00A70E5E" w:rsidP="2C560E23">
      <w:pPr>
        <w:wordWrap/>
        <w:spacing w:line="360" w:lineRule="auto"/>
        <w:jc w:val="left"/>
        <w:rPr>
          <w:rFonts w:ascii="Arial" w:eastAsia="Arial" w:hAnsi="Arial" w:cs="Arial"/>
        </w:rPr>
      </w:pPr>
      <w:r>
        <w:rPr>
          <w:noProof/>
        </w:rPr>
        <w:drawing>
          <wp:inline distT="0" distB="0" distL="0" distR="0" wp14:anchorId="1D76B1B5" wp14:editId="36BD9E45">
            <wp:extent cx="5727701" cy="5556886"/>
            <wp:effectExtent l="0" t="0" r="0" b="5715"/>
            <wp:docPr id="1560268669"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2"/>
                    <pic:cNvPicPr/>
                  </pic:nvPicPr>
                  <pic:blipFill>
                    <a:blip r:embed="rId17">
                      <a:extLst>
                        <a:ext uri="{28A0092B-C50C-407E-A947-70E740481C1C}">
                          <a14:useLocalDpi xmlns:a14="http://schemas.microsoft.com/office/drawing/2010/main" val="0"/>
                        </a:ext>
                      </a:extLst>
                    </a:blip>
                    <a:stretch>
                      <a:fillRect/>
                    </a:stretch>
                  </pic:blipFill>
                  <pic:spPr>
                    <a:xfrm>
                      <a:off x="0" y="0"/>
                      <a:ext cx="5727701" cy="5556886"/>
                    </a:xfrm>
                    <a:prstGeom prst="rect">
                      <a:avLst/>
                    </a:prstGeom>
                  </pic:spPr>
                </pic:pic>
              </a:graphicData>
            </a:graphic>
          </wp:inline>
        </w:drawing>
      </w:r>
    </w:p>
    <w:p w14:paraId="021D11E8" w14:textId="4E7F39DB" w:rsidR="4EC8204C" w:rsidRPr="00984585" w:rsidRDefault="00A70E5E" w:rsidP="2C560E23">
      <w:pPr>
        <w:spacing w:line="360" w:lineRule="auto"/>
        <w:jc w:val="left"/>
        <w:rPr>
          <w:rFonts w:ascii="Arial" w:hAnsi="Arial" w:cs="Arial"/>
        </w:rPr>
      </w:pPr>
      <w:r w:rsidRPr="00984585">
        <w:rPr>
          <w:rFonts w:ascii="Arial" w:hAnsi="Arial" w:cs="Arial"/>
        </w:rPr>
        <w:t>In the main analysis, the selected ROIs for the visual network were combined into a single ROI, for which an overall classification accuracy was calculated. Here we present the classification accuracies for individual visual ROIs. The following ROIs are included: .</w:t>
      </w:r>
    </w:p>
    <w:p w14:paraId="138D0DFC" w14:textId="1CC83884" w:rsidR="13483BD0" w:rsidRPr="00984585" w:rsidRDefault="00A70E5E" w:rsidP="2C560E23">
      <w:pPr>
        <w:spacing w:line="360" w:lineRule="auto"/>
        <w:jc w:val="left"/>
        <w:rPr>
          <w:rFonts w:ascii="Arial" w:hAnsi="Arial" w:cs="Arial"/>
        </w:rPr>
      </w:pPr>
      <w:r w:rsidRPr="00984585">
        <w:rPr>
          <w:rFonts w:ascii="Arial" w:hAnsi="Arial" w:cs="Arial"/>
        </w:rPr>
        <w:t xml:space="preserve">Abbreviations: </w:t>
      </w:r>
    </w:p>
    <w:p w14:paraId="41D09276" w14:textId="77777777" w:rsidR="005E4EDA" w:rsidRDefault="005E4EDA">
      <w:pPr>
        <w:widowControl/>
        <w:wordWrap/>
        <w:spacing w:line="360" w:lineRule="auto"/>
        <w:jc w:val="left"/>
        <w:rPr>
          <w:rFonts w:ascii="Arial" w:hAnsi="Arial" w:cs="Arial"/>
          <w:sz w:val="22"/>
          <w:szCs w:val="22"/>
        </w:rPr>
      </w:pPr>
      <w:r>
        <w:rPr>
          <w:rFonts w:ascii="Arial" w:hAnsi="Arial" w:cs="Arial"/>
          <w:sz w:val="22"/>
          <w:szCs w:val="22"/>
        </w:rPr>
        <w:br w:type="page"/>
      </w:r>
    </w:p>
    <w:p w14:paraId="798F928E" w14:textId="386BAC4C" w:rsidR="005E4EDA" w:rsidDel="00166238" w:rsidRDefault="005E4EDA">
      <w:pPr>
        <w:wordWrap/>
        <w:spacing w:line="360" w:lineRule="auto"/>
        <w:jc w:val="left"/>
        <w:rPr>
          <w:del w:id="270" w:author="Sungshin Kim" w:date="2020-04-12T00:52:00Z"/>
          <w:rFonts w:ascii="Arial" w:hAnsi="Arial" w:cs="Arial"/>
          <w:b/>
        </w:rPr>
      </w:pPr>
      <w:commentRangeStart w:id="271"/>
      <w:r w:rsidRPr="57A90497">
        <w:rPr>
          <w:rFonts w:ascii="Arial" w:hAnsi="Arial" w:cs="Arial" w:hint="eastAsia"/>
          <w:b/>
        </w:rPr>
        <w:lastRenderedPageBreak/>
        <w:t>T</w:t>
      </w:r>
      <w:r w:rsidRPr="57A90497">
        <w:rPr>
          <w:rFonts w:ascii="Arial" w:hAnsi="Arial" w:cs="Arial"/>
          <w:b/>
        </w:rPr>
        <w:t xml:space="preserve">able 1. </w:t>
      </w:r>
      <w:ins w:id="272" w:author="Sungshin Kim" w:date="2020-04-12T00:51:00Z">
        <w:r w:rsidR="009E32A7">
          <w:rPr>
            <w:rFonts w:ascii="Arial" w:hAnsi="Arial" w:cs="Arial"/>
            <w:b/>
          </w:rPr>
          <w:t>Regions related with free movement of right fingers</w:t>
        </w:r>
      </w:ins>
      <w:del w:id="273" w:author="Sungshin Kim" w:date="2020-04-12T00:51:00Z">
        <w:r w:rsidRPr="57A90497" w:rsidDel="009E32A7">
          <w:rPr>
            <w:rFonts w:ascii="Arial" w:hAnsi="Arial" w:cs="Arial"/>
            <w:b/>
          </w:rPr>
          <w:delText>Localizer ROI</w:delText>
        </w:r>
        <w:commentRangeEnd w:id="271"/>
        <w:r w:rsidR="00DA336E" w:rsidDel="009E32A7">
          <w:rPr>
            <w:rStyle w:val="CommentReference"/>
          </w:rPr>
          <w:commentReference w:id="271"/>
        </w:r>
      </w:del>
    </w:p>
    <w:p w14:paraId="13F63BB0" w14:textId="77777777" w:rsidR="005E4EDA" w:rsidRPr="009E32A7" w:rsidRDefault="005E4EDA">
      <w:pPr>
        <w:wordWrap/>
        <w:spacing w:line="360" w:lineRule="auto"/>
        <w:jc w:val="left"/>
        <w:rPr>
          <w:rFonts w:ascii="Arial" w:hAnsi="Arial" w:cs="Arial"/>
          <w:b/>
        </w:rPr>
      </w:pPr>
    </w:p>
    <w:tbl>
      <w:tblPr>
        <w:tblStyle w:val="TableGrid"/>
        <w:tblW w:w="9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70"/>
        <w:gridCol w:w="780"/>
        <w:gridCol w:w="810"/>
        <w:gridCol w:w="870"/>
        <w:gridCol w:w="1635"/>
        <w:gridCol w:w="1200"/>
        <w:gridCol w:w="570"/>
      </w:tblGrid>
      <w:tr w:rsidR="005E4EDA" w:rsidRPr="003D1A7F" w14:paraId="625DB77B" w14:textId="77777777" w:rsidTr="05BF4C3A">
        <w:trPr>
          <w:trHeight w:val="406"/>
        </w:trPr>
        <w:tc>
          <w:tcPr>
            <w:tcW w:w="3270" w:type="dxa"/>
            <w:tcBorders>
              <w:top w:val="single" w:sz="18" w:space="0" w:color="auto"/>
            </w:tcBorders>
          </w:tcPr>
          <w:p w14:paraId="685C8A34" w14:textId="77777777" w:rsidR="005E4EDA" w:rsidRPr="00410278" w:rsidRDefault="005E4EDA">
            <w:pPr>
              <w:wordWrap/>
              <w:spacing w:line="360" w:lineRule="auto"/>
              <w:jc w:val="left"/>
              <w:rPr>
                <w:rFonts w:ascii="Arial" w:hAnsi="Arial" w:cs="Arial"/>
                <w:szCs w:val="20"/>
                <w:u w:val="single"/>
              </w:rPr>
            </w:pPr>
          </w:p>
        </w:tc>
        <w:tc>
          <w:tcPr>
            <w:tcW w:w="2460" w:type="dxa"/>
            <w:gridSpan w:val="3"/>
            <w:tcBorders>
              <w:top w:val="single" w:sz="18" w:space="0" w:color="auto"/>
              <w:bottom w:val="single" w:sz="4" w:space="0" w:color="auto"/>
            </w:tcBorders>
            <w:vAlign w:val="center"/>
          </w:tcPr>
          <w:p w14:paraId="412EE0BB" w14:textId="77777777" w:rsidR="005E4EDA" w:rsidRPr="00410278" w:rsidRDefault="005E4EDA">
            <w:pPr>
              <w:wordWrap/>
              <w:spacing w:line="360" w:lineRule="auto"/>
              <w:jc w:val="left"/>
              <w:rPr>
                <w:rFonts w:ascii="Arial" w:hAnsi="Arial" w:cs="Arial"/>
                <w:szCs w:val="20"/>
              </w:rPr>
            </w:pPr>
            <w:r w:rsidRPr="00410278">
              <w:rPr>
                <w:rFonts w:ascii="Arial" w:hAnsi="Arial" w:cs="Arial"/>
                <w:szCs w:val="20"/>
              </w:rPr>
              <w:t>Peak (</w:t>
            </w:r>
            <w:r>
              <w:rPr>
                <w:rFonts w:ascii="Arial" w:hAnsi="Arial" w:cs="Arial"/>
                <w:szCs w:val="20"/>
              </w:rPr>
              <w:t>MNI</w:t>
            </w:r>
            <w:r w:rsidRPr="00410278">
              <w:rPr>
                <w:rFonts w:ascii="Arial" w:hAnsi="Arial" w:cs="Arial"/>
                <w:szCs w:val="20"/>
              </w:rPr>
              <w:t>)</w:t>
            </w:r>
          </w:p>
        </w:tc>
        <w:tc>
          <w:tcPr>
            <w:tcW w:w="1635" w:type="dxa"/>
            <w:tcBorders>
              <w:top w:val="single" w:sz="18" w:space="0" w:color="auto"/>
            </w:tcBorders>
            <w:vAlign w:val="center"/>
          </w:tcPr>
          <w:p w14:paraId="3E7038BB" w14:textId="77777777" w:rsidR="005E4EDA" w:rsidRPr="00C30CDB" w:rsidRDefault="005E4EDA">
            <w:pPr>
              <w:wordWrap/>
              <w:spacing w:line="360" w:lineRule="auto"/>
              <w:ind w:leftChars="-30" w:left="-72"/>
              <w:jc w:val="left"/>
              <w:rPr>
                <w:rFonts w:ascii="Arial" w:hAnsi="Arial" w:cs="Arial"/>
              </w:rPr>
            </w:pPr>
          </w:p>
        </w:tc>
        <w:tc>
          <w:tcPr>
            <w:tcW w:w="1200" w:type="dxa"/>
            <w:tcBorders>
              <w:top w:val="single" w:sz="18" w:space="0" w:color="auto"/>
            </w:tcBorders>
            <w:vAlign w:val="center"/>
          </w:tcPr>
          <w:p w14:paraId="723D2CC1" w14:textId="77777777" w:rsidR="005E4EDA" w:rsidRPr="00410278" w:rsidRDefault="005E4EDA">
            <w:pPr>
              <w:wordWrap/>
              <w:spacing w:line="360" w:lineRule="auto"/>
              <w:ind w:leftChars="-30" w:left="-72"/>
              <w:jc w:val="left"/>
              <w:rPr>
                <w:rFonts w:ascii="Arial" w:hAnsi="Arial" w:cs="Arial"/>
                <w:szCs w:val="20"/>
              </w:rPr>
            </w:pPr>
            <w:r>
              <w:rPr>
                <w:rFonts w:ascii="Arial" w:hAnsi="Arial" w:cs="Arial"/>
                <w:i/>
                <w:szCs w:val="20"/>
              </w:rPr>
              <w:t>Z</w:t>
            </w:r>
            <w:r>
              <w:rPr>
                <w:rFonts w:ascii="Arial" w:hAnsi="Arial" w:cs="Arial"/>
                <w:szCs w:val="20"/>
              </w:rPr>
              <w:t>-score</w:t>
            </w:r>
          </w:p>
        </w:tc>
        <w:tc>
          <w:tcPr>
            <w:tcW w:w="570" w:type="dxa"/>
            <w:tcBorders>
              <w:top w:val="single" w:sz="18" w:space="0" w:color="auto"/>
            </w:tcBorders>
            <w:vAlign w:val="center"/>
          </w:tcPr>
          <w:p w14:paraId="5DA0A87F" w14:textId="1211285C" w:rsidR="05BF4C3A" w:rsidRDefault="05BF4C3A" w:rsidP="05BF4C3A">
            <w:pPr>
              <w:spacing w:line="360" w:lineRule="auto"/>
              <w:jc w:val="left"/>
              <w:rPr>
                <w:rFonts w:ascii="Arial" w:hAnsi="Arial" w:cs="Arial"/>
                <w:i/>
                <w:iCs/>
              </w:rPr>
            </w:pPr>
          </w:p>
        </w:tc>
      </w:tr>
      <w:tr w:rsidR="005E4EDA" w:rsidRPr="003D1A7F" w14:paraId="1120E6F2" w14:textId="77777777" w:rsidTr="05BF4C3A">
        <w:trPr>
          <w:trHeight w:val="135"/>
        </w:trPr>
        <w:tc>
          <w:tcPr>
            <w:tcW w:w="3270" w:type="dxa"/>
            <w:tcBorders>
              <w:bottom w:val="single" w:sz="18" w:space="0" w:color="auto"/>
            </w:tcBorders>
          </w:tcPr>
          <w:p w14:paraId="4054D488" w14:textId="77777777" w:rsidR="005E4EDA" w:rsidRPr="00410278" w:rsidRDefault="005E4EDA" w:rsidP="00DB2E11">
            <w:pPr>
              <w:wordWrap/>
              <w:spacing w:line="360" w:lineRule="auto"/>
              <w:jc w:val="left"/>
              <w:rPr>
                <w:rFonts w:ascii="Arial" w:hAnsi="Arial" w:cs="Arial"/>
                <w:i/>
                <w:szCs w:val="20"/>
              </w:rPr>
            </w:pPr>
          </w:p>
        </w:tc>
        <w:tc>
          <w:tcPr>
            <w:tcW w:w="780" w:type="dxa"/>
            <w:tcBorders>
              <w:top w:val="single" w:sz="4" w:space="0" w:color="auto"/>
              <w:bottom w:val="single" w:sz="18" w:space="0" w:color="auto"/>
            </w:tcBorders>
          </w:tcPr>
          <w:p w14:paraId="116A3FFF" w14:textId="77777777" w:rsidR="005E4EDA" w:rsidRPr="00410278" w:rsidRDefault="005E4EDA" w:rsidP="00BE25A4">
            <w:pPr>
              <w:wordWrap/>
              <w:spacing w:line="360" w:lineRule="auto"/>
              <w:jc w:val="left"/>
              <w:rPr>
                <w:rFonts w:ascii="Arial" w:hAnsi="Arial" w:cs="Arial"/>
                <w:i/>
                <w:szCs w:val="20"/>
              </w:rPr>
            </w:pPr>
            <w:r>
              <w:rPr>
                <w:rFonts w:ascii="Arial" w:hAnsi="Arial" w:cs="Arial"/>
                <w:i/>
                <w:szCs w:val="20"/>
              </w:rPr>
              <w:t>X</w:t>
            </w:r>
          </w:p>
        </w:tc>
        <w:tc>
          <w:tcPr>
            <w:tcW w:w="810" w:type="dxa"/>
            <w:tcBorders>
              <w:top w:val="single" w:sz="4" w:space="0" w:color="auto"/>
              <w:bottom w:val="single" w:sz="18" w:space="0" w:color="auto"/>
            </w:tcBorders>
          </w:tcPr>
          <w:p w14:paraId="3425E444" w14:textId="77777777" w:rsidR="005E4EDA" w:rsidRPr="00410278" w:rsidRDefault="005E4EDA" w:rsidP="00DA336E">
            <w:pPr>
              <w:wordWrap/>
              <w:spacing w:line="360" w:lineRule="auto"/>
              <w:jc w:val="left"/>
              <w:rPr>
                <w:rFonts w:ascii="Arial" w:hAnsi="Arial" w:cs="Arial"/>
                <w:i/>
                <w:szCs w:val="20"/>
              </w:rPr>
            </w:pPr>
            <w:r>
              <w:rPr>
                <w:rFonts w:ascii="Arial" w:hAnsi="Arial" w:cs="Arial"/>
                <w:i/>
                <w:szCs w:val="20"/>
              </w:rPr>
              <w:t>Y</w:t>
            </w:r>
          </w:p>
        </w:tc>
        <w:tc>
          <w:tcPr>
            <w:tcW w:w="870" w:type="dxa"/>
            <w:tcBorders>
              <w:top w:val="single" w:sz="4" w:space="0" w:color="auto"/>
              <w:bottom w:val="single" w:sz="18" w:space="0" w:color="auto"/>
            </w:tcBorders>
          </w:tcPr>
          <w:p w14:paraId="2CB2DB3F" w14:textId="77777777" w:rsidR="005E4EDA" w:rsidRPr="00410278" w:rsidRDefault="005E4EDA" w:rsidP="00B344EF">
            <w:pPr>
              <w:wordWrap/>
              <w:spacing w:line="360" w:lineRule="auto"/>
              <w:jc w:val="left"/>
              <w:rPr>
                <w:rFonts w:ascii="Arial" w:hAnsi="Arial" w:cs="Arial"/>
                <w:i/>
                <w:szCs w:val="20"/>
              </w:rPr>
            </w:pPr>
            <w:r>
              <w:rPr>
                <w:rFonts w:ascii="Arial" w:hAnsi="Arial" w:cs="Arial"/>
                <w:i/>
                <w:szCs w:val="20"/>
              </w:rPr>
              <w:t>Z</w:t>
            </w:r>
          </w:p>
        </w:tc>
        <w:tc>
          <w:tcPr>
            <w:tcW w:w="1635" w:type="dxa"/>
            <w:tcBorders>
              <w:bottom w:val="single" w:sz="18" w:space="0" w:color="auto"/>
            </w:tcBorders>
          </w:tcPr>
          <w:p w14:paraId="6491D1DB" w14:textId="77777777" w:rsidR="005E4EDA" w:rsidRPr="00410278" w:rsidRDefault="005E4EDA" w:rsidP="007116AB">
            <w:pPr>
              <w:wordWrap/>
              <w:spacing w:line="360" w:lineRule="auto"/>
              <w:jc w:val="left"/>
              <w:rPr>
                <w:rFonts w:ascii="Arial" w:hAnsi="Arial" w:cs="Arial"/>
                <w:szCs w:val="20"/>
              </w:rPr>
            </w:pPr>
            <w:r>
              <w:rPr>
                <w:rFonts w:ascii="Arial" w:hAnsi="Arial" w:cs="Arial" w:hint="eastAsia"/>
                <w:szCs w:val="20"/>
              </w:rPr>
              <w:t>T</w:t>
            </w:r>
            <w:r>
              <w:rPr>
                <w:rFonts w:ascii="Arial" w:hAnsi="Arial" w:cs="Arial"/>
                <w:szCs w:val="20"/>
              </w:rPr>
              <w:t>hreshold</w:t>
            </w:r>
          </w:p>
        </w:tc>
        <w:tc>
          <w:tcPr>
            <w:tcW w:w="1200" w:type="dxa"/>
            <w:tcBorders>
              <w:bottom w:val="single" w:sz="18" w:space="0" w:color="auto"/>
            </w:tcBorders>
            <w:vAlign w:val="center"/>
          </w:tcPr>
          <w:p w14:paraId="492CB3D2" w14:textId="77777777" w:rsidR="005E4EDA" w:rsidRPr="00410278" w:rsidRDefault="005E4EDA" w:rsidP="00F73F9D">
            <w:pPr>
              <w:wordWrap/>
              <w:spacing w:line="360" w:lineRule="auto"/>
              <w:jc w:val="left"/>
              <w:rPr>
                <w:rFonts w:ascii="Arial" w:hAnsi="Arial" w:cs="Arial"/>
                <w:szCs w:val="20"/>
              </w:rPr>
            </w:pPr>
            <w:r w:rsidRPr="00410278">
              <w:rPr>
                <w:rFonts w:ascii="Arial" w:hAnsi="Arial" w:cs="Arial"/>
                <w:szCs w:val="20"/>
              </w:rPr>
              <w:t>at peak</w:t>
            </w:r>
          </w:p>
        </w:tc>
        <w:tc>
          <w:tcPr>
            <w:tcW w:w="570" w:type="dxa"/>
            <w:tcBorders>
              <w:bottom w:val="single" w:sz="18" w:space="0" w:color="auto"/>
            </w:tcBorders>
            <w:vAlign w:val="center"/>
          </w:tcPr>
          <w:p w14:paraId="783AC930" w14:textId="5987DD66" w:rsidR="05BF4C3A" w:rsidRDefault="05BF4C3A" w:rsidP="05BF4C3A">
            <w:pPr>
              <w:spacing w:line="360" w:lineRule="auto"/>
              <w:jc w:val="left"/>
              <w:rPr>
                <w:rFonts w:ascii="Arial" w:hAnsi="Arial" w:cs="Arial"/>
              </w:rPr>
            </w:pPr>
          </w:p>
        </w:tc>
      </w:tr>
      <w:tr w:rsidR="005E4EDA" w:rsidRPr="003D1A7F" w14:paraId="031F9294" w14:textId="77777777" w:rsidTr="05BF4C3A">
        <w:trPr>
          <w:trHeight w:val="25"/>
        </w:trPr>
        <w:tc>
          <w:tcPr>
            <w:tcW w:w="3270" w:type="dxa"/>
          </w:tcPr>
          <w:p w14:paraId="36488FCE" w14:textId="77777777" w:rsidR="005E4EDA" w:rsidRPr="00410278" w:rsidRDefault="005E4EDA" w:rsidP="00DB2E11">
            <w:pPr>
              <w:wordWrap/>
              <w:spacing w:line="360" w:lineRule="auto"/>
              <w:jc w:val="left"/>
              <w:rPr>
                <w:rFonts w:ascii="Arial" w:hAnsi="Arial" w:cs="Arial"/>
                <w:i/>
                <w:szCs w:val="20"/>
              </w:rPr>
            </w:pPr>
            <w:r>
              <w:rPr>
                <w:rFonts w:ascii="Arial" w:hAnsi="Arial" w:cs="Arial" w:hint="eastAsia"/>
                <w:i/>
                <w:szCs w:val="20"/>
              </w:rPr>
              <w:t>L</w:t>
            </w:r>
            <w:r>
              <w:rPr>
                <w:rFonts w:ascii="Arial" w:hAnsi="Arial" w:cs="Arial"/>
                <w:i/>
                <w:szCs w:val="20"/>
              </w:rPr>
              <w:t xml:space="preserve"> Pre/Postcentral Gyrus</w:t>
            </w:r>
          </w:p>
        </w:tc>
        <w:tc>
          <w:tcPr>
            <w:tcW w:w="780" w:type="dxa"/>
          </w:tcPr>
          <w:p w14:paraId="18C1AD07" w14:textId="77777777" w:rsidR="005E4EDA" w:rsidRPr="00410278" w:rsidRDefault="005E4EDA" w:rsidP="00BE25A4">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42</w:t>
            </w:r>
          </w:p>
        </w:tc>
        <w:tc>
          <w:tcPr>
            <w:tcW w:w="810" w:type="dxa"/>
            <w:tcBorders>
              <w:top w:val="single" w:sz="4" w:space="0" w:color="auto"/>
            </w:tcBorders>
          </w:tcPr>
          <w:p w14:paraId="59179B31" w14:textId="77777777" w:rsidR="005E4EDA" w:rsidRPr="00410278" w:rsidRDefault="005E4EDA" w:rsidP="00DA336E">
            <w:pPr>
              <w:wordWrap/>
              <w:spacing w:line="360" w:lineRule="auto"/>
              <w:jc w:val="left"/>
              <w:rPr>
                <w:rFonts w:ascii="Arial" w:hAnsi="Arial" w:cs="Arial"/>
                <w:bCs/>
                <w:szCs w:val="20"/>
              </w:rPr>
            </w:pPr>
            <w:r>
              <w:rPr>
                <w:rFonts w:ascii="Arial" w:hAnsi="Arial" w:cs="Arial" w:hint="eastAsia"/>
                <w:bCs/>
                <w:szCs w:val="20"/>
              </w:rPr>
              <w:t>-</w:t>
            </w:r>
            <w:r>
              <w:rPr>
                <w:rFonts w:ascii="Arial" w:hAnsi="Arial" w:cs="Arial"/>
                <w:bCs/>
                <w:szCs w:val="20"/>
              </w:rPr>
              <w:t>23</w:t>
            </w:r>
          </w:p>
        </w:tc>
        <w:tc>
          <w:tcPr>
            <w:tcW w:w="870" w:type="dxa"/>
            <w:tcBorders>
              <w:top w:val="single" w:sz="4" w:space="0" w:color="auto"/>
            </w:tcBorders>
          </w:tcPr>
          <w:p w14:paraId="79A982BC" w14:textId="77777777" w:rsidR="005E4EDA" w:rsidRPr="00410278" w:rsidRDefault="005E4EDA" w:rsidP="00B344EF">
            <w:pPr>
              <w:wordWrap/>
              <w:spacing w:line="360" w:lineRule="auto"/>
              <w:jc w:val="left"/>
              <w:rPr>
                <w:rFonts w:ascii="Arial" w:hAnsi="Arial" w:cs="Arial"/>
                <w:szCs w:val="20"/>
              </w:rPr>
            </w:pPr>
            <w:r>
              <w:rPr>
                <w:rFonts w:ascii="Arial" w:hAnsi="Arial" w:cs="Arial"/>
                <w:szCs w:val="20"/>
              </w:rPr>
              <w:t>60</w:t>
            </w:r>
          </w:p>
        </w:tc>
        <w:tc>
          <w:tcPr>
            <w:tcW w:w="1635" w:type="dxa"/>
            <w:tcBorders>
              <w:top w:val="single" w:sz="4" w:space="0" w:color="auto"/>
            </w:tcBorders>
          </w:tcPr>
          <w:p w14:paraId="770961A0" w14:textId="77777777" w:rsidR="005E4EDA" w:rsidRDefault="005E4EDA" w:rsidP="007116AB">
            <w:pPr>
              <w:wordWrap/>
              <w:spacing w:line="360" w:lineRule="auto"/>
              <w:jc w:val="left"/>
              <w:rPr>
                <w:rFonts w:ascii="Arial" w:hAnsi="Arial" w:cs="Arial"/>
                <w:bCs/>
                <w:szCs w:val="20"/>
              </w:rPr>
            </w:pPr>
            <w:r>
              <w:rPr>
                <w:rFonts w:ascii="Arial" w:hAnsi="Arial" w:cs="Arial"/>
                <w:bCs/>
                <w:szCs w:val="20"/>
              </w:rPr>
              <w:t>6.16</w:t>
            </w:r>
          </w:p>
        </w:tc>
        <w:tc>
          <w:tcPr>
            <w:tcW w:w="1200" w:type="dxa"/>
          </w:tcPr>
          <w:p w14:paraId="3DF336BA" w14:textId="77777777" w:rsidR="005E4EDA" w:rsidRPr="00410278" w:rsidRDefault="005E4EDA" w:rsidP="00F73F9D">
            <w:pPr>
              <w:wordWrap/>
              <w:spacing w:line="360" w:lineRule="auto"/>
              <w:jc w:val="left"/>
              <w:rPr>
                <w:rFonts w:ascii="Arial" w:hAnsi="Arial" w:cs="Arial"/>
                <w:bCs/>
                <w:szCs w:val="20"/>
              </w:rPr>
            </w:pPr>
            <w:r>
              <w:rPr>
                <w:rFonts w:ascii="Arial" w:hAnsi="Arial" w:cs="Arial"/>
                <w:bCs/>
                <w:szCs w:val="20"/>
              </w:rPr>
              <w:t>13.00</w:t>
            </w:r>
          </w:p>
        </w:tc>
        <w:tc>
          <w:tcPr>
            <w:tcW w:w="570" w:type="dxa"/>
          </w:tcPr>
          <w:p w14:paraId="4EEBA745" w14:textId="559D089E" w:rsidR="05BF4C3A" w:rsidRDefault="05BF4C3A" w:rsidP="05BF4C3A">
            <w:pPr>
              <w:spacing w:line="360" w:lineRule="auto"/>
              <w:jc w:val="left"/>
              <w:rPr>
                <w:rFonts w:ascii="Arial" w:hAnsi="Arial" w:cs="Arial"/>
              </w:rPr>
            </w:pPr>
          </w:p>
        </w:tc>
      </w:tr>
      <w:tr w:rsidR="005E4EDA" w:rsidRPr="003D1A7F" w14:paraId="7C59A5CA" w14:textId="77777777" w:rsidTr="05BF4C3A">
        <w:trPr>
          <w:trHeight w:val="25"/>
        </w:trPr>
        <w:tc>
          <w:tcPr>
            <w:tcW w:w="3270" w:type="dxa"/>
          </w:tcPr>
          <w:p w14:paraId="6D46D882" w14:textId="77777777" w:rsidR="005E4EDA" w:rsidRPr="00410278" w:rsidRDefault="005E4EDA" w:rsidP="00DB2E11">
            <w:pPr>
              <w:wordWrap/>
              <w:spacing w:line="360" w:lineRule="auto"/>
              <w:jc w:val="left"/>
              <w:rPr>
                <w:rFonts w:ascii="Arial" w:hAnsi="Arial" w:cs="Arial"/>
                <w:i/>
                <w:szCs w:val="20"/>
              </w:rPr>
            </w:pPr>
            <w:r>
              <w:rPr>
                <w:rFonts w:ascii="Arial" w:hAnsi="Arial" w:cs="Arial"/>
                <w:i/>
                <w:szCs w:val="20"/>
              </w:rPr>
              <w:t>R Cerebellum, Lobules IV-V</w:t>
            </w:r>
          </w:p>
        </w:tc>
        <w:tc>
          <w:tcPr>
            <w:tcW w:w="780" w:type="dxa"/>
          </w:tcPr>
          <w:p w14:paraId="51ECDB87" w14:textId="77777777" w:rsidR="005E4EDA" w:rsidRDefault="005E4EDA" w:rsidP="00BE25A4">
            <w:pPr>
              <w:wordWrap/>
              <w:spacing w:line="360" w:lineRule="auto"/>
              <w:jc w:val="left"/>
              <w:rPr>
                <w:rFonts w:ascii="Arial" w:hAnsi="Arial" w:cs="Arial"/>
                <w:szCs w:val="20"/>
              </w:rPr>
            </w:pPr>
            <w:r>
              <w:rPr>
                <w:rFonts w:ascii="Arial" w:hAnsi="Arial" w:cs="Arial"/>
                <w:szCs w:val="20"/>
              </w:rPr>
              <w:t>15</w:t>
            </w:r>
          </w:p>
        </w:tc>
        <w:tc>
          <w:tcPr>
            <w:tcW w:w="810" w:type="dxa"/>
          </w:tcPr>
          <w:p w14:paraId="06AEB4F8" w14:textId="77777777" w:rsidR="005E4EDA" w:rsidRDefault="005E4EDA" w:rsidP="00DA336E">
            <w:pPr>
              <w:wordWrap/>
              <w:spacing w:line="360" w:lineRule="auto"/>
              <w:jc w:val="left"/>
              <w:rPr>
                <w:rFonts w:ascii="Arial" w:hAnsi="Arial" w:cs="Arial"/>
                <w:bCs/>
                <w:szCs w:val="20"/>
              </w:rPr>
            </w:pPr>
            <w:r>
              <w:rPr>
                <w:rFonts w:ascii="Arial" w:hAnsi="Arial" w:cs="Arial"/>
                <w:bCs/>
                <w:szCs w:val="20"/>
              </w:rPr>
              <w:t>-53</w:t>
            </w:r>
          </w:p>
        </w:tc>
        <w:tc>
          <w:tcPr>
            <w:tcW w:w="870" w:type="dxa"/>
          </w:tcPr>
          <w:p w14:paraId="77614949" w14:textId="77777777" w:rsidR="005E4EDA" w:rsidRDefault="005E4EDA" w:rsidP="00B344EF">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26</w:t>
            </w:r>
          </w:p>
        </w:tc>
        <w:tc>
          <w:tcPr>
            <w:tcW w:w="1635" w:type="dxa"/>
          </w:tcPr>
          <w:p w14:paraId="6A456263" w14:textId="77777777" w:rsidR="005E4EDA" w:rsidRDefault="005E4EDA" w:rsidP="007116AB">
            <w:pPr>
              <w:wordWrap/>
              <w:spacing w:line="360" w:lineRule="auto"/>
              <w:jc w:val="left"/>
              <w:rPr>
                <w:rFonts w:ascii="Arial" w:hAnsi="Arial" w:cs="Arial"/>
                <w:bCs/>
                <w:szCs w:val="20"/>
              </w:rPr>
            </w:pPr>
            <w:r>
              <w:rPr>
                <w:rFonts w:ascii="Arial" w:hAnsi="Arial" w:cs="Arial"/>
                <w:bCs/>
                <w:szCs w:val="20"/>
              </w:rPr>
              <w:t>5.64</w:t>
            </w:r>
          </w:p>
        </w:tc>
        <w:tc>
          <w:tcPr>
            <w:tcW w:w="1200" w:type="dxa"/>
          </w:tcPr>
          <w:p w14:paraId="02DC6D53" w14:textId="77777777" w:rsidR="005E4EDA" w:rsidRDefault="005E4EDA" w:rsidP="00F73F9D">
            <w:pPr>
              <w:wordWrap/>
              <w:spacing w:line="360" w:lineRule="auto"/>
              <w:jc w:val="left"/>
              <w:rPr>
                <w:rFonts w:ascii="Arial" w:hAnsi="Arial" w:cs="Arial"/>
                <w:bCs/>
                <w:szCs w:val="20"/>
              </w:rPr>
            </w:pPr>
            <w:r>
              <w:rPr>
                <w:rFonts w:ascii="Arial" w:hAnsi="Arial" w:cs="Arial"/>
                <w:bCs/>
                <w:szCs w:val="20"/>
              </w:rPr>
              <w:t>13.00</w:t>
            </w:r>
          </w:p>
        </w:tc>
        <w:tc>
          <w:tcPr>
            <w:tcW w:w="570" w:type="dxa"/>
          </w:tcPr>
          <w:p w14:paraId="3F03DD27" w14:textId="5B57041A" w:rsidR="05BF4C3A" w:rsidRDefault="05BF4C3A" w:rsidP="05BF4C3A">
            <w:pPr>
              <w:spacing w:line="360" w:lineRule="auto"/>
              <w:jc w:val="left"/>
              <w:rPr>
                <w:rFonts w:ascii="Arial" w:hAnsi="Arial" w:cs="Arial"/>
              </w:rPr>
            </w:pPr>
          </w:p>
        </w:tc>
      </w:tr>
      <w:tr w:rsidR="005E4EDA" w:rsidRPr="003D1A7F" w14:paraId="4B5006C9" w14:textId="77777777" w:rsidTr="05BF4C3A">
        <w:trPr>
          <w:trHeight w:val="25"/>
        </w:trPr>
        <w:tc>
          <w:tcPr>
            <w:tcW w:w="3270" w:type="dxa"/>
          </w:tcPr>
          <w:p w14:paraId="163A33BE" w14:textId="77777777" w:rsidR="005E4EDA" w:rsidRPr="00410278" w:rsidRDefault="005E4EDA" w:rsidP="00DB2E11">
            <w:pPr>
              <w:wordWrap/>
              <w:spacing w:line="360" w:lineRule="auto"/>
              <w:jc w:val="left"/>
              <w:rPr>
                <w:rFonts w:ascii="Arial" w:hAnsi="Arial" w:cs="Arial"/>
                <w:i/>
                <w:szCs w:val="20"/>
              </w:rPr>
            </w:pPr>
            <w:r>
              <w:rPr>
                <w:rFonts w:ascii="Arial" w:hAnsi="Arial" w:cs="Arial"/>
                <w:i/>
                <w:szCs w:val="20"/>
              </w:rPr>
              <w:t>R Postcentral Gyrus</w:t>
            </w:r>
          </w:p>
        </w:tc>
        <w:tc>
          <w:tcPr>
            <w:tcW w:w="780" w:type="dxa"/>
          </w:tcPr>
          <w:p w14:paraId="51DFAF27" w14:textId="77777777" w:rsidR="005E4EDA" w:rsidRPr="00410278" w:rsidRDefault="005E4EDA" w:rsidP="00BE25A4">
            <w:pPr>
              <w:wordWrap/>
              <w:spacing w:line="360" w:lineRule="auto"/>
              <w:jc w:val="left"/>
              <w:rPr>
                <w:rFonts w:ascii="Arial" w:hAnsi="Arial" w:cs="Arial"/>
                <w:szCs w:val="20"/>
              </w:rPr>
            </w:pPr>
            <w:r>
              <w:rPr>
                <w:rFonts w:ascii="Arial" w:hAnsi="Arial" w:cs="Arial"/>
                <w:szCs w:val="20"/>
              </w:rPr>
              <w:t>47</w:t>
            </w:r>
          </w:p>
        </w:tc>
        <w:tc>
          <w:tcPr>
            <w:tcW w:w="810" w:type="dxa"/>
          </w:tcPr>
          <w:p w14:paraId="0D4F4EAD" w14:textId="77777777" w:rsidR="005E4EDA" w:rsidRPr="00410278" w:rsidRDefault="005E4EDA" w:rsidP="00DA336E">
            <w:pPr>
              <w:wordWrap/>
              <w:spacing w:line="360" w:lineRule="auto"/>
              <w:jc w:val="left"/>
              <w:rPr>
                <w:rFonts w:ascii="Arial" w:hAnsi="Arial" w:cs="Arial"/>
                <w:bCs/>
                <w:szCs w:val="20"/>
              </w:rPr>
            </w:pPr>
            <w:r>
              <w:rPr>
                <w:rFonts w:ascii="Arial" w:hAnsi="Arial" w:cs="Arial"/>
                <w:bCs/>
                <w:szCs w:val="20"/>
              </w:rPr>
              <w:t>-26</w:t>
            </w:r>
          </w:p>
        </w:tc>
        <w:tc>
          <w:tcPr>
            <w:tcW w:w="870" w:type="dxa"/>
          </w:tcPr>
          <w:p w14:paraId="3689FEB7" w14:textId="77777777" w:rsidR="005E4EDA" w:rsidRPr="00410278" w:rsidRDefault="005E4EDA" w:rsidP="00B344EF">
            <w:pPr>
              <w:wordWrap/>
              <w:spacing w:line="360" w:lineRule="auto"/>
              <w:jc w:val="left"/>
              <w:rPr>
                <w:rFonts w:ascii="Arial" w:hAnsi="Arial" w:cs="Arial"/>
                <w:szCs w:val="20"/>
              </w:rPr>
            </w:pPr>
            <w:r>
              <w:rPr>
                <w:rFonts w:ascii="Arial" w:hAnsi="Arial" w:cs="Arial"/>
                <w:szCs w:val="20"/>
              </w:rPr>
              <w:t>46</w:t>
            </w:r>
          </w:p>
        </w:tc>
        <w:tc>
          <w:tcPr>
            <w:tcW w:w="1635" w:type="dxa"/>
          </w:tcPr>
          <w:p w14:paraId="66FD9156" w14:textId="77777777" w:rsidR="005E4EDA" w:rsidRDefault="005E4EDA" w:rsidP="007116AB">
            <w:pPr>
              <w:wordWrap/>
              <w:spacing w:line="360" w:lineRule="auto"/>
              <w:jc w:val="left"/>
              <w:rPr>
                <w:rFonts w:ascii="Arial" w:hAnsi="Arial" w:cs="Arial"/>
                <w:bCs/>
                <w:szCs w:val="20"/>
              </w:rPr>
            </w:pPr>
            <w:r>
              <w:rPr>
                <w:rFonts w:ascii="Arial" w:hAnsi="Arial" w:cs="Arial"/>
                <w:bCs/>
                <w:szCs w:val="20"/>
              </w:rPr>
              <w:t>4.82</w:t>
            </w:r>
          </w:p>
        </w:tc>
        <w:tc>
          <w:tcPr>
            <w:tcW w:w="1200" w:type="dxa"/>
          </w:tcPr>
          <w:p w14:paraId="28BD8ECC" w14:textId="77777777" w:rsidR="005E4EDA" w:rsidRPr="00410278" w:rsidRDefault="005E4EDA" w:rsidP="00F73F9D">
            <w:pPr>
              <w:wordWrap/>
              <w:spacing w:line="360" w:lineRule="auto"/>
              <w:jc w:val="left"/>
              <w:rPr>
                <w:rFonts w:ascii="Arial" w:hAnsi="Arial" w:cs="Arial"/>
                <w:bCs/>
                <w:szCs w:val="20"/>
              </w:rPr>
            </w:pPr>
            <w:r>
              <w:rPr>
                <w:rFonts w:ascii="Arial" w:hAnsi="Arial" w:cs="Arial"/>
                <w:bCs/>
                <w:szCs w:val="20"/>
              </w:rPr>
              <w:t>6.22</w:t>
            </w:r>
          </w:p>
        </w:tc>
        <w:tc>
          <w:tcPr>
            <w:tcW w:w="570" w:type="dxa"/>
          </w:tcPr>
          <w:p w14:paraId="778EB11C" w14:textId="34B94F9A" w:rsidR="05BF4C3A" w:rsidRDefault="05BF4C3A" w:rsidP="05BF4C3A">
            <w:pPr>
              <w:spacing w:line="360" w:lineRule="auto"/>
              <w:jc w:val="left"/>
              <w:rPr>
                <w:rFonts w:ascii="Arial" w:hAnsi="Arial" w:cs="Arial"/>
              </w:rPr>
            </w:pPr>
          </w:p>
        </w:tc>
      </w:tr>
      <w:tr w:rsidR="005E4EDA" w:rsidRPr="003D1A7F" w14:paraId="4252ED64" w14:textId="77777777" w:rsidTr="05BF4C3A">
        <w:trPr>
          <w:trHeight w:val="25"/>
        </w:trPr>
        <w:tc>
          <w:tcPr>
            <w:tcW w:w="3270" w:type="dxa"/>
          </w:tcPr>
          <w:p w14:paraId="5821395D" w14:textId="77777777" w:rsidR="005E4EDA" w:rsidRDefault="005E4EDA" w:rsidP="00DB2E11">
            <w:pPr>
              <w:wordWrap/>
              <w:spacing w:line="360" w:lineRule="auto"/>
              <w:jc w:val="left"/>
              <w:rPr>
                <w:rFonts w:ascii="Arial" w:hAnsi="Arial" w:cs="Arial"/>
                <w:i/>
                <w:szCs w:val="20"/>
              </w:rPr>
            </w:pPr>
            <w:r>
              <w:rPr>
                <w:rFonts w:ascii="Arial" w:hAnsi="Arial" w:cs="Arial" w:hint="eastAsia"/>
                <w:i/>
                <w:szCs w:val="20"/>
              </w:rPr>
              <w:t>L</w:t>
            </w:r>
            <w:r>
              <w:rPr>
                <w:rFonts w:ascii="Arial" w:hAnsi="Arial" w:cs="Arial"/>
                <w:i/>
                <w:szCs w:val="20"/>
              </w:rPr>
              <w:t xml:space="preserve"> Posterior Putamen</w:t>
            </w:r>
          </w:p>
        </w:tc>
        <w:tc>
          <w:tcPr>
            <w:tcW w:w="780" w:type="dxa"/>
          </w:tcPr>
          <w:p w14:paraId="0DA297A7" w14:textId="77777777" w:rsidR="005E4EDA" w:rsidRDefault="005E4EDA" w:rsidP="00BE25A4">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31</w:t>
            </w:r>
          </w:p>
        </w:tc>
        <w:tc>
          <w:tcPr>
            <w:tcW w:w="810" w:type="dxa"/>
          </w:tcPr>
          <w:p w14:paraId="31A0A69A" w14:textId="77777777" w:rsidR="005E4EDA" w:rsidRDefault="005E4EDA" w:rsidP="00DA336E">
            <w:pPr>
              <w:wordWrap/>
              <w:spacing w:line="360" w:lineRule="auto"/>
              <w:jc w:val="left"/>
              <w:rPr>
                <w:rFonts w:ascii="Arial" w:hAnsi="Arial" w:cs="Arial"/>
                <w:bCs/>
                <w:szCs w:val="20"/>
              </w:rPr>
            </w:pPr>
            <w:r>
              <w:rPr>
                <w:rFonts w:ascii="Arial" w:hAnsi="Arial" w:cs="Arial" w:hint="eastAsia"/>
                <w:bCs/>
                <w:szCs w:val="20"/>
              </w:rPr>
              <w:t>-</w:t>
            </w:r>
            <w:r>
              <w:rPr>
                <w:rFonts w:ascii="Arial" w:hAnsi="Arial" w:cs="Arial"/>
                <w:bCs/>
                <w:szCs w:val="20"/>
              </w:rPr>
              <w:t>7</w:t>
            </w:r>
          </w:p>
        </w:tc>
        <w:tc>
          <w:tcPr>
            <w:tcW w:w="870" w:type="dxa"/>
          </w:tcPr>
          <w:p w14:paraId="7B243FFA" w14:textId="77777777" w:rsidR="005E4EDA" w:rsidRDefault="005E4EDA" w:rsidP="00B344EF">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2</w:t>
            </w:r>
          </w:p>
        </w:tc>
        <w:tc>
          <w:tcPr>
            <w:tcW w:w="1635" w:type="dxa"/>
          </w:tcPr>
          <w:p w14:paraId="38B75873" w14:textId="77777777" w:rsidR="005E4EDA" w:rsidRDefault="005E4EDA" w:rsidP="007116AB">
            <w:pPr>
              <w:wordWrap/>
              <w:spacing w:line="360" w:lineRule="auto"/>
              <w:jc w:val="left"/>
              <w:rPr>
                <w:rFonts w:ascii="Arial" w:hAnsi="Arial" w:cs="Arial"/>
                <w:bCs/>
                <w:szCs w:val="20"/>
              </w:rPr>
            </w:pPr>
            <w:r>
              <w:rPr>
                <w:rFonts w:ascii="Arial" w:hAnsi="Arial" w:cs="Arial"/>
                <w:bCs/>
                <w:szCs w:val="20"/>
              </w:rPr>
              <w:t>4.69</w:t>
            </w:r>
          </w:p>
        </w:tc>
        <w:tc>
          <w:tcPr>
            <w:tcW w:w="1200" w:type="dxa"/>
          </w:tcPr>
          <w:p w14:paraId="6CC90CB7" w14:textId="77777777" w:rsidR="005E4EDA" w:rsidRDefault="005E4EDA" w:rsidP="00F73F9D">
            <w:pPr>
              <w:wordWrap/>
              <w:spacing w:line="360" w:lineRule="auto"/>
              <w:jc w:val="left"/>
              <w:rPr>
                <w:rFonts w:ascii="Arial" w:hAnsi="Arial" w:cs="Arial"/>
                <w:bCs/>
                <w:szCs w:val="20"/>
              </w:rPr>
            </w:pPr>
            <w:r>
              <w:rPr>
                <w:rFonts w:ascii="Arial" w:hAnsi="Arial" w:cs="Arial" w:hint="eastAsia"/>
                <w:bCs/>
                <w:szCs w:val="20"/>
              </w:rPr>
              <w:t>6</w:t>
            </w:r>
            <w:r>
              <w:rPr>
                <w:rFonts w:ascii="Arial" w:hAnsi="Arial" w:cs="Arial"/>
                <w:bCs/>
                <w:szCs w:val="20"/>
              </w:rPr>
              <w:t>.44</w:t>
            </w:r>
          </w:p>
        </w:tc>
        <w:tc>
          <w:tcPr>
            <w:tcW w:w="570" w:type="dxa"/>
          </w:tcPr>
          <w:p w14:paraId="02B21277" w14:textId="6E28769A" w:rsidR="05BF4C3A" w:rsidRDefault="05BF4C3A" w:rsidP="05BF4C3A">
            <w:pPr>
              <w:spacing w:line="360" w:lineRule="auto"/>
              <w:jc w:val="left"/>
              <w:rPr>
                <w:rFonts w:ascii="Arial" w:hAnsi="Arial" w:cs="Arial"/>
              </w:rPr>
            </w:pPr>
          </w:p>
        </w:tc>
      </w:tr>
      <w:tr w:rsidR="005E4EDA" w:rsidRPr="003D1A7F" w14:paraId="4FA74126" w14:textId="77777777" w:rsidTr="05BF4C3A">
        <w:trPr>
          <w:trHeight w:val="25"/>
        </w:trPr>
        <w:tc>
          <w:tcPr>
            <w:tcW w:w="3270" w:type="dxa"/>
          </w:tcPr>
          <w:p w14:paraId="0269ED13" w14:textId="77777777" w:rsidR="005E4EDA" w:rsidRDefault="005E4EDA" w:rsidP="00DB2E11">
            <w:pPr>
              <w:wordWrap/>
              <w:spacing w:line="360" w:lineRule="auto"/>
              <w:jc w:val="left"/>
              <w:rPr>
                <w:rFonts w:ascii="Arial" w:hAnsi="Arial" w:cs="Arial"/>
                <w:i/>
                <w:szCs w:val="20"/>
              </w:rPr>
            </w:pPr>
            <w:r>
              <w:rPr>
                <w:rFonts w:ascii="Arial" w:hAnsi="Arial" w:cs="Arial" w:hint="eastAsia"/>
                <w:i/>
                <w:szCs w:val="20"/>
              </w:rPr>
              <w:t>R</w:t>
            </w:r>
            <w:r>
              <w:rPr>
                <w:rFonts w:ascii="Arial" w:hAnsi="Arial" w:cs="Arial"/>
                <w:i/>
                <w:szCs w:val="20"/>
              </w:rPr>
              <w:t xml:space="preserve"> SMA</w:t>
            </w:r>
          </w:p>
        </w:tc>
        <w:tc>
          <w:tcPr>
            <w:tcW w:w="780" w:type="dxa"/>
          </w:tcPr>
          <w:p w14:paraId="34B899EA" w14:textId="77777777" w:rsidR="005E4EDA" w:rsidRDefault="005E4EDA" w:rsidP="00BE25A4">
            <w:pPr>
              <w:wordWrap/>
              <w:spacing w:line="360" w:lineRule="auto"/>
              <w:jc w:val="left"/>
              <w:rPr>
                <w:rFonts w:ascii="Arial" w:hAnsi="Arial" w:cs="Arial"/>
                <w:szCs w:val="20"/>
              </w:rPr>
            </w:pPr>
            <w:r>
              <w:rPr>
                <w:rFonts w:ascii="Arial" w:hAnsi="Arial" w:cs="Arial" w:hint="eastAsia"/>
                <w:szCs w:val="20"/>
              </w:rPr>
              <w:t>7</w:t>
            </w:r>
          </w:p>
        </w:tc>
        <w:tc>
          <w:tcPr>
            <w:tcW w:w="810" w:type="dxa"/>
          </w:tcPr>
          <w:p w14:paraId="28F57FB3" w14:textId="77777777" w:rsidR="005E4EDA" w:rsidRDefault="005E4EDA" w:rsidP="00DA336E">
            <w:pPr>
              <w:wordWrap/>
              <w:spacing w:line="360" w:lineRule="auto"/>
              <w:jc w:val="left"/>
              <w:rPr>
                <w:rFonts w:ascii="Arial" w:hAnsi="Arial" w:cs="Arial"/>
                <w:bCs/>
                <w:szCs w:val="20"/>
              </w:rPr>
            </w:pPr>
            <w:r>
              <w:rPr>
                <w:rFonts w:ascii="Arial" w:hAnsi="Arial" w:cs="Arial"/>
                <w:bCs/>
                <w:szCs w:val="20"/>
              </w:rPr>
              <w:t>-2</w:t>
            </w:r>
          </w:p>
        </w:tc>
        <w:tc>
          <w:tcPr>
            <w:tcW w:w="870" w:type="dxa"/>
          </w:tcPr>
          <w:p w14:paraId="6D30D0C3" w14:textId="77777777" w:rsidR="005E4EDA" w:rsidRDefault="005E4EDA" w:rsidP="00B344EF">
            <w:pPr>
              <w:wordWrap/>
              <w:spacing w:line="360" w:lineRule="auto"/>
              <w:jc w:val="left"/>
              <w:rPr>
                <w:rFonts w:ascii="Arial" w:hAnsi="Arial" w:cs="Arial"/>
                <w:szCs w:val="20"/>
              </w:rPr>
            </w:pPr>
            <w:r>
              <w:rPr>
                <w:rFonts w:ascii="Arial" w:hAnsi="Arial" w:cs="Arial" w:hint="eastAsia"/>
                <w:szCs w:val="20"/>
              </w:rPr>
              <w:t>5</w:t>
            </w:r>
            <w:r>
              <w:rPr>
                <w:rFonts w:ascii="Arial" w:hAnsi="Arial" w:cs="Arial"/>
                <w:szCs w:val="20"/>
              </w:rPr>
              <w:t>7</w:t>
            </w:r>
          </w:p>
        </w:tc>
        <w:tc>
          <w:tcPr>
            <w:tcW w:w="1635" w:type="dxa"/>
          </w:tcPr>
          <w:p w14:paraId="04C5C7C6" w14:textId="77777777" w:rsidR="005E4EDA" w:rsidRDefault="005E4EDA" w:rsidP="007116AB">
            <w:pPr>
              <w:wordWrap/>
              <w:spacing w:line="360" w:lineRule="auto"/>
              <w:jc w:val="left"/>
              <w:rPr>
                <w:rFonts w:ascii="Arial" w:hAnsi="Arial" w:cs="Arial"/>
                <w:bCs/>
                <w:szCs w:val="20"/>
              </w:rPr>
            </w:pPr>
            <w:r>
              <w:rPr>
                <w:rFonts w:ascii="Arial" w:hAnsi="Arial" w:cs="Arial" w:hint="eastAsia"/>
                <w:bCs/>
                <w:szCs w:val="20"/>
              </w:rPr>
              <w:t>4</w:t>
            </w:r>
            <w:r>
              <w:rPr>
                <w:rFonts w:ascii="Arial" w:hAnsi="Arial" w:cs="Arial"/>
                <w:bCs/>
                <w:szCs w:val="20"/>
              </w:rPr>
              <w:t>.64</w:t>
            </w:r>
          </w:p>
        </w:tc>
        <w:tc>
          <w:tcPr>
            <w:tcW w:w="1200" w:type="dxa"/>
          </w:tcPr>
          <w:p w14:paraId="328D9F04" w14:textId="77777777" w:rsidR="005E4EDA" w:rsidRDefault="005E4EDA" w:rsidP="00F73F9D">
            <w:pPr>
              <w:wordWrap/>
              <w:spacing w:line="360" w:lineRule="auto"/>
              <w:jc w:val="left"/>
              <w:rPr>
                <w:rFonts w:ascii="Arial" w:hAnsi="Arial" w:cs="Arial"/>
                <w:bCs/>
                <w:szCs w:val="20"/>
              </w:rPr>
            </w:pPr>
            <w:r>
              <w:rPr>
                <w:rFonts w:ascii="Arial" w:hAnsi="Arial" w:cs="Arial" w:hint="eastAsia"/>
                <w:bCs/>
                <w:szCs w:val="20"/>
              </w:rPr>
              <w:t>6</w:t>
            </w:r>
            <w:r>
              <w:rPr>
                <w:rFonts w:ascii="Arial" w:hAnsi="Arial" w:cs="Arial"/>
                <w:bCs/>
                <w:szCs w:val="20"/>
              </w:rPr>
              <w:t>.14</w:t>
            </w:r>
          </w:p>
        </w:tc>
        <w:tc>
          <w:tcPr>
            <w:tcW w:w="570" w:type="dxa"/>
          </w:tcPr>
          <w:p w14:paraId="081FFFA6" w14:textId="1500B663" w:rsidR="05BF4C3A" w:rsidRDefault="05BF4C3A" w:rsidP="05BF4C3A">
            <w:pPr>
              <w:spacing w:line="360" w:lineRule="auto"/>
              <w:jc w:val="left"/>
              <w:rPr>
                <w:rFonts w:ascii="Arial" w:hAnsi="Arial" w:cs="Arial"/>
              </w:rPr>
            </w:pPr>
          </w:p>
        </w:tc>
      </w:tr>
      <w:tr w:rsidR="005E4EDA" w:rsidRPr="003D1A7F" w14:paraId="1BD1BB7C" w14:textId="77777777" w:rsidTr="05BF4C3A">
        <w:trPr>
          <w:trHeight w:val="25"/>
        </w:trPr>
        <w:tc>
          <w:tcPr>
            <w:tcW w:w="3270" w:type="dxa"/>
          </w:tcPr>
          <w:p w14:paraId="5E7B30E2" w14:textId="77777777" w:rsidR="005E4EDA" w:rsidRDefault="005E4EDA" w:rsidP="00DB2E11">
            <w:pPr>
              <w:wordWrap/>
              <w:spacing w:line="360" w:lineRule="auto"/>
              <w:jc w:val="left"/>
              <w:rPr>
                <w:rFonts w:ascii="Arial" w:hAnsi="Arial" w:cs="Arial"/>
                <w:i/>
                <w:szCs w:val="20"/>
              </w:rPr>
            </w:pPr>
            <w:r>
              <w:rPr>
                <w:rFonts w:ascii="Arial" w:hAnsi="Arial" w:cs="Arial" w:hint="eastAsia"/>
                <w:i/>
                <w:szCs w:val="20"/>
              </w:rPr>
              <w:t>R</w:t>
            </w:r>
            <w:r>
              <w:rPr>
                <w:rFonts w:ascii="Arial" w:hAnsi="Arial" w:cs="Arial"/>
                <w:i/>
                <w:szCs w:val="20"/>
              </w:rPr>
              <w:t xml:space="preserve"> Cerebellum, Lobule VIII</w:t>
            </w:r>
          </w:p>
        </w:tc>
        <w:tc>
          <w:tcPr>
            <w:tcW w:w="780" w:type="dxa"/>
          </w:tcPr>
          <w:p w14:paraId="370F4563" w14:textId="77777777" w:rsidR="005E4EDA" w:rsidRDefault="005E4EDA" w:rsidP="00BE25A4">
            <w:pPr>
              <w:wordWrap/>
              <w:spacing w:line="360" w:lineRule="auto"/>
              <w:jc w:val="left"/>
              <w:rPr>
                <w:rFonts w:ascii="Arial" w:hAnsi="Arial" w:cs="Arial"/>
                <w:szCs w:val="20"/>
              </w:rPr>
            </w:pPr>
            <w:r>
              <w:rPr>
                <w:rFonts w:ascii="Arial" w:hAnsi="Arial" w:cs="Arial" w:hint="eastAsia"/>
                <w:szCs w:val="20"/>
              </w:rPr>
              <w:t>2</w:t>
            </w:r>
            <w:r>
              <w:rPr>
                <w:rFonts w:ascii="Arial" w:hAnsi="Arial" w:cs="Arial"/>
                <w:szCs w:val="20"/>
              </w:rPr>
              <w:t>0</w:t>
            </w:r>
          </w:p>
        </w:tc>
        <w:tc>
          <w:tcPr>
            <w:tcW w:w="810" w:type="dxa"/>
          </w:tcPr>
          <w:p w14:paraId="5FE5C765" w14:textId="77777777" w:rsidR="005E4EDA" w:rsidRDefault="005E4EDA" w:rsidP="00DA336E">
            <w:pPr>
              <w:wordWrap/>
              <w:spacing w:line="360" w:lineRule="auto"/>
              <w:jc w:val="left"/>
              <w:rPr>
                <w:rFonts w:ascii="Arial" w:hAnsi="Arial" w:cs="Arial"/>
                <w:bCs/>
                <w:szCs w:val="20"/>
              </w:rPr>
            </w:pPr>
            <w:r>
              <w:rPr>
                <w:rFonts w:ascii="Arial" w:hAnsi="Arial" w:cs="Arial" w:hint="eastAsia"/>
                <w:bCs/>
                <w:szCs w:val="20"/>
              </w:rPr>
              <w:t>-</w:t>
            </w:r>
            <w:r>
              <w:rPr>
                <w:rFonts w:ascii="Arial" w:hAnsi="Arial" w:cs="Arial"/>
                <w:bCs/>
                <w:szCs w:val="20"/>
              </w:rPr>
              <w:t>61</w:t>
            </w:r>
          </w:p>
        </w:tc>
        <w:tc>
          <w:tcPr>
            <w:tcW w:w="870" w:type="dxa"/>
          </w:tcPr>
          <w:p w14:paraId="0D1F6521" w14:textId="77777777" w:rsidR="005E4EDA" w:rsidRDefault="005E4EDA" w:rsidP="00B344EF">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53</w:t>
            </w:r>
          </w:p>
        </w:tc>
        <w:tc>
          <w:tcPr>
            <w:tcW w:w="1635" w:type="dxa"/>
          </w:tcPr>
          <w:p w14:paraId="08776B00" w14:textId="77777777" w:rsidR="005E4EDA" w:rsidRDefault="005E4EDA" w:rsidP="007116AB">
            <w:pPr>
              <w:wordWrap/>
              <w:spacing w:line="360" w:lineRule="auto"/>
              <w:jc w:val="left"/>
              <w:rPr>
                <w:rFonts w:ascii="Arial" w:hAnsi="Arial" w:cs="Arial"/>
                <w:bCs/>
                <w:szCs w:val="20"/>
              </w:rPr>
            </w:pPr>
            <w:r>
              <w:rPr>
                <w:rFonts w:ascii="Arial" w:hAnsi="Arial" w:cs="Arial"/>
                <w:bCs/>
                <w:szCs w:val="20"/>
              </w:rPr>
              <w:t>4.43</w:t>
            </w:r>
          </w:p>
        </w:tc>
        <w:tc>
          <w:tcPr>
            <w:tcW w:w="1200" w:type="dxa"/>
          </w:tcPr>
          <w:p w14:paraId="68508177" w14:textId="77777777" w:rsidR="005E4EDA" w:rsidRDefault="005E4EDA" w:rsidP="00F73F9D">
            <w:pPr>
              <w:wordWrap/>
              <w:spacing w:line="360" w:lineRule="auto"/>
              <w:jc w:val="left"/>
              <w:rPr>
                <w:rFonts w:ascii="Arial" w:hAnsi="Arial" w:cs="Arial"/>
                <w:bCs/>
                <w:szCs w:val="20"/>
              </w:rPr>
            </w:pPr>
            <w:r>
              <w:rPr>
                <w:rFonts w:ascii="Arial" w:hAnsi="Arial" w:cs="Arial" w:hint="eastAsia"/>
                <w:bCs/>
                <w:szCs w:val="20"/>
              </w:rPr>
              <w:t>7</w:t>
            </w:r>
            <w:r>
              <w:rPr>
                <w:rFonts w:ascii="Arial" w:hAnsi="Arial" w:cs="Arial"/>
                <w:bCs/>
                <w:szCs w:val="20"/>
              </w:rPr>
              <w:t>.23</w:t>
            </w:r>
          </w:p>
        </w:tc>
        <w:tc>
          <w:tcPr>
            <w:tcW w:w="570" w:type="dxa"/>
          </w:tcPr>
          <w:p w14:paraId="4DA0383F" w14:textId="3E307D5A" w:rsidR="05BF4C3A" w:rsidRDefault="05BF4C3A" w:rsidP="05BF4C3A">
            <w:pPr>
              <w:spacing w:line="360" w:lineRule="auto"/>
              <w:jc w:val="left"/>
              <w:rPr>
                <w:rFonts w:ascii="Arial" w:hAnsi="Arial" w:cs="Arial"/>
              </w:rPr>
            </w:pPr>
          </w:p>
        </w:tc>
      </w:tr>
      <w:tr w:rsidR="005E4EDA" w:rsidRPr="003D1A7F" w14:paraId="22C09A54" w14:textId="77777777" w:rsidTr="05BF4C3A">
        <w:trPr>
          <w:trHeight w:val="25"/>
        </w:trPr>
        <w:tc>
          <w:tcPr>
            <w:tcW w:w="3270" w:type="dxa"/>
            <w:tcBorders>
              <w:bottom w:val="single" w:sz="18" w:space="0" w:color="auto"/>
            </w:tcBorders>
          </w:tcPr>
          <w:p w14:paraId="58124A1B" w14:textId="7DCCBE57" w:rsidR="005E4EDA" w:rsidRPr="00410278" w:rsidRDefault="00CA698C" w:rsidP="00DB2E11">
            <w:pPr>
              <w:wordWrap/>
              <w:spacing w:line="360" w:lineRule="auto"/>
              <w:jc w:val="left"/>
              <w:rPr>
                <w:rFonts w:ascii="Arial" w:hAnsi="Arial" w:cs="Arial"/>
                <w:i/>
                <w:szCs w:val="20"/>
              </w:rPr>
            </w:pPr>
            <w:commentRangeStart w:id="274"/>
            <w:r>
              <w:rPr>
                <w:rFonts w:ascii="Arial" w:hAnsi="Arial" w:cs="Arial"/>
                <w:i/>
                <w:szCs w:val="20"/>
              </w:rPr>
              <w:t>L</w:t>
            </w:r>
            <w:r w:rsidR="005E4EDA">
              <w:rPr>
                <w:rFonts w:ascii="Arial" w:hAnsi="Arial" w:cs="Arial"/>
                <w:i/>
                <w:szCs w:val="20"/>
              </w:rPr>
              <w:t xml:space="preserve"> Thalamus</w:t>
            </w:r>
            <w:commentRangeEnd w:id="274"/>
            <w:r w:rsidR="003057E4">
              <w:rPr>
                <w:rStyle w:val="CommentReference"/>
              </w:rPr>
              <w:commentReference w:id="274"/>
            </w:r>
          </w:p>
        </w:tc>
        <w:tc>
          <w:tcPr>
            <w:tcW w:w="780" w:type="dxa"/>
            <w:tcBorders>
              <w:bottom w:val="single" w:sz="18" w:space="0" w:color="auto"/>
            </w:tcBorders>
          </w:tcPr>
          <w:p w14:paraId="50B1C147" w14:textId="77777777" w:rsidR="005E4EDA" w:rsidRPr="00410278" w:rsidRDefault="005E4EDA" w:rsidP="00BE25A4">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15</w:t>
            </w:r>
          </w:p>
        </w:tc>
        <w:tc>
          <w:tcPr>
            <w:tcW w:w="810" w:type="dxa"/>
            <w:tcBorders>
              <w:bottom w:val="single" w:sz="18" w:space="0" w:color="auto"/>
            </w:tcBorders>
          </w:tcPr>
          <w:p w14:paraId="4E50A7F8" w14:textId="77777777" w:rsidR="005E4EDA" w:rsidRPr="00410278" w:rsidRDefault="005E4EDA" w:rsidP="00DA336E">
            <w:pPr>
              <w:wordWrap/>
              <w:spacing w:line="360" w:lineRule="auto"/>
              <w:jc w:val="left"/>
              <w:rPr>
                <w:rFonts w:ascii="Arial" w:hAnsi="Arial" w:cs="Arial"/>
                <w:bCs/>
                <w:szCs w:val="20"/>
              </w:rPr>
            </w:pPr>
            <w:r>
              <w:rPr>
                <w:rFonts w:ascii="Arial" w:hAnsi="Arial" w:cs="Arial" w:hint="eastAsia"/>
                <w:bCs/>
                <w:szCs w:val="20"/>
              </w:rPr>
              <w:t>-</w:t>
            </w:r>
            <w:r>
              <w:rPr>
                <w:rFonts w:ascii="Arial" w:hAnsi="Arial" w:cs="Arial"/>
                <w:bCs/>
                <w:szCs w:val="20"/>
              </w:rPr>
              <w:t>23</w:t>
            </w:r>
          </w:p>
        </w:tc>
        <w:tc>
          <w:tcPr>
            <w:tcW w:w="870" w:type="dxa"/>
            <w:tcBorders>
              <w:bottom w:val="single" w:sz="18" w:space="0" w:color="auto"/>
            </w:tcBorders>
          </w:tcPr>
          <w:p w14:paraId="0748B382" w14:textId="77777777" w:rsidR="005E4EDA" w:rsidRPr="00410278" w:rsidRDefault="005E4EDA" w:rsidP="00B344EF">
            <w:pPr>
              <w:wordWrap/>
              <w:spacing w:line="360" w:lineRule="auto"/>
              <w:jc w:val="left"/>
              <w:rPr>
                <w:rFonts w:ascii="Arial" w:hAnsi="Arial" w:cs="Arial"/>
                <w:szCs w:val="20"/>
              </w:rPr>
            </w:pPr>
            <w:r>
              <w:rPr>
                <w:rFonts w:ascii="Arial" w:hAnsi="Arial" w:cs="Arial" w:hint="eastAsia"/>
                <w:szCs w:val="20"/>
              </w:rPr>
              <w:t>3</w:t>
            </w:r>
          </w:p>
        </w:tc>
        <w:tc>
          <w:tcPr>
            <w:tcW w:w="1635" w:type="dxa"/>
            <w:tcBorders>
              <w:bottom w:val="single" w:sz="18" w:space="0" w:color="auto"/>
            </w:tcBorders>
          </w:tcPr>
          <w:p w14:paraId="0B1B309C" w14:textId="77777777" w:rsidR="005E4EDA" w:rsidRDefault="005E4EDA" w:rsidP="007116AB">
            <w:pPr>
              <w:wordWrap/>
              <w:spacing w:line="360" w:lineRule="auto"/>
              <w:jc w:val="left"/>
              <w:rPr>
                <w:rFonts w:ascii="Arial" w:hAnsi="Arial" w:cs="Arial"/>
                <w:bCs/>
                <w:szCs w:val="20"/>
              </w:rPr>
            </w:pPr>
            <w:r>
              <w:rPr>
                <w:rFonts w:ascii="Arial" w:hAnsi="Arial" w:cs="Arial"/>
                <w:bCs/>
                <w:szCs w:val="20"/>
              </w:rPr>
              <w:t>4.36</w:t>
            </w:r>
          </w:p>
        </w:tc>
        <w:tc>
          <w:tcPr>
            <w:tcW w:w="1200" w:type="dxa"/>
            <w:tcBorders>
              <w:bottom w:val="single" w:sz="18" w:space="0" w:color="auto"/>
            </w:tcBorders>
          </w:tcPr>
          <w:p w14:paraId="2D2494DC" w14:textId="77777777" w:rsidR="005E4EDA" w:rsidRPr="00410278" w:rsidRDefault="005E4EDA" w:rsidP="00F73F9D">
            <w:pPr>
              <w:wordWrap/>
              <w:spacing w:line="360" w:lineRule="auto"/>
              <w:jc w:val="left"/>
              <w:rPr>
                <w:rFonts w:ascii="Arial" w:hAnsi="Arial" w:cs="Arial"/>
                <w:bCs/>
                <w:szCs w:val="20"/>
              </w:rPr>
            </w:pPr>
            <w:r>
              <w:rPr>
                <w:rFonts w:ascii="Arial" w:hAnsi="Arial" w:cs="Arial"/>
                <w:bCs/>
                <w:szCs w:val="20"/>
              </w:rPr>
              <w:t>6.51</w:t>
            </w:r>
          </w:p>
        </w:tc>
        <w:tc>
          <w:tcPr>
            <w:tcW w:w="570" w:type="dxa"/>
            <w:tcBorders>
              <w:bottom w:val="single" w:sz="18" w:space="0" w:color="auto"/>
            </w:tcBorders>
          </w:tcPr>
          <w:p w14:paraId="20E04E22" w14:textId="5160FCA7" w:rsidR="05BF4C3A" w:rsidRDefault="05BF4C3A" w:rsidP="05BF4C3A">
            <w:pPr>
              <w:spacing w:line="360" w:lineRule="auto"/>
              <w:jc w:val="left"/>
              <w:rPr>
                <w:rFonts w:ascii="Arial" w:hAnsi="Arial" w:cs="Arial"/>
              </w:rPr>
            </w:pPr>
          </w:p>
        </w:tc>
      </w:tr>
    </w:tbl>
    <w:p w14:paraId="51ED5D8F" w14:textId="41F26931" w:rsidR="005E4EDA" w:rsidDel="009E32A7" w:rsidRDefault="5F3BE83B" w:rsidP="2C560E23">
      <w:pPr>
        <w:wordWrap/>
        <w:spacing w:line="360" w:lineRule="auto"/>
        <w:jc w:val="left"/>
        <w:rPr>
          <w:del w:id="275" w:author="Sungshin Kim" w:date="2020-04-12T00:52:00Z"/>
          <w:rFonts w:ascii="Arial" w:hAnsi="Arial" w:cs="Arial"/>
        </w:rPr>
      </w:pPr>
      <w:ins w:id="276" w:author="최예라" w:date="2020-04-10T08:29:00Z">
        <w:del w:id="277" w:author="Sungshin Kim" w:date="2020-04-12T00:52:00Z">
          <w:r w:rsidRPr="2C560E23" w:rsidDel="009E32A7">
            <w:rPr>
              <w:rFonts w:ascii="Arial" w:hAnsi="Arial" w:cs="Arial"/>
            </w:rPr>
            <w:delText>A total of seven c</w:delText>
          </w:r>
        </w:del>
      </w:ins>
      <w:ins w:id="278" w:author="최예라" w:date="2020-04-10T08:26:00Z">
        <w:del w:id="279" w:author="Sungshin Kim" w:date="2020-04-12T00:52:00Z">
          <w:r w:rsidR="5A3EF907" w:rsidRPr="2C560E23" w:rsidDel="009E32A7">
            <w:rPr>
              <w:rFonts w:ascii="Arial" w:hAnsi="Arial" w:cs="Arial"/>
            </w:rPr>
            <w:delText>lusters showing significant correlations with free movements of right fingers were</w:delText>
          </w:r>
          <w:r w:rsidR="0BF8B0F0" w:rsidRPr="2C560E23" w:rsidDel="009E32A7">
            <w:rPr>
              <w:rFonts w:ascii="Arial" w:hAnsi="Arial" w:cs="Arial"/>
            </w:rPr>
            <w:delText xml:space="preserve"> iden</w:delText>
          </w:r>
        </w:del>
      </w:ins>
      <w:ins w:id="280" w:author="최예라" w:date="2020-04-10T08:27:00Z">
        <w:del w:id="281" w:author="Sungshin Kim" w:date="2020-04-12T00:52:00Z">
          <w:r w:rsidR="0BF8B0F0" w:rsidRPr="2C560E23" w:rsidDel="009E32A7">
            <w:rPr>
              <w:rFonts w:ascii="Arial" w:hAnsi="Arial" w:cs="Arial"/>
            </w:rPr>
            <w:delText xml:space="preserve">tified using an independent localizer scan. </w:delText>
          </w:r>
        </w:del>
      </w:ins>
      <w:ins w:id="282" w:author="최예라" w:date="2020-04-10T08:28:00Z">
        <w:del w:id="283" w:author="Sungshin Kim" w:date="2020-04-12T00:52:00Z">
          <w:r w:rsidR="5179B8FF" w:rsidRPr="2C560E23" w:rsidDel="009E32A7">
            <w:rPr>
              <w:rFonts w:ascii="Arial" w:hAnsi="Arial" w:cs="Arial"/>
            </w:rPr>
            <w:delText xml:space="preserve">For each cluster, the </w:delText>
          </w:r>
        </w:del>
      </w:ins>
      <w:ins w:id="284" w:author="최예라" w:date="2020-04-10T08:29:00Z">
        <w:del w:id="285" w:author="Sungshin Kim" w:date="2020-04-12T00:52:00Z">
          <w:r w:rsidR="1F7D0CF9" w:rsidRPr="2C560E23" w:rsidDel="009E32A7">
            <w:rPr>
              <w:rFonts w:ascii="Arial" w:hAnsi="Arial" w:cs="Arial"/>
            </w:rPr>
            <w:delText>MNI</w:delText>
          </w:r>
        </w:del>
      </w:ins>
      <w:ins w:id="286" w:author="최예라" w:date="2020-04-10T08:28:00Z">
        <w:del w:id="287" w:author="Sungshin Kim" w:date="2020-04-12T00:52:00Z">
          <w:r w:rsidR="5179B8FF" w:rsidRPr="2C560E23" w:rsidDel="009E32A7">
            <w:rPr>
              <w:rFonts w:ascii="Arial" w:hAnsi="Arial" w:cs="Arial"/>
            </w:rPr>
            <w:delText xml:space="preserve"> coordinates and</w:delText>
          </w:r>
        </w:del>
      </w:ins>
      <w:ins w:id="288" w:author="최예라" w:date="2020-04-10T08:27:00Z">
        <w:del w:id="289" w:author="Sungshin Kim" w:date="2020-04-12T00:52:00Z">
          <w:r w:rsidR="0BF8B0F0" w:rsidRPr="2C560E23" w:rsidDel="009E32A7">
            <w:rPr>
              <w:rFonts w:ascii="Arial" w:hAnsi="Arial" w:cs="Arial"/>
            </w:rPr>
            <w:delText xml:space="preserve"> average Z</w:delText>
          </w:r>
          <w:r w:rsidR="0BF8B0F0" w:rsidRPr="2C560E23" w:rsidDel="009E32A7">
            <w:rPr>
              <w:rFonts w:ascii="Arial" w:hAnsi="Arial" w:cs="Arial"/>
              <w:rPrChange w:id="290" w:author="최예라" w:date="2020-04-10T08:27:00Z">
                <w:rPr>
                  <w:rFonts w:ascii="Arial" w:hAnsi="Arial" w:cs="Arial"/>
                  <w:i/>
                  <w:iCs/>
                </w:rPr>
              </w:rPrChange>
            </w:rPr>
            <w:delText>-score</w:delText>
          </w:r>
        </w:del>
      </w:ins>
      <w:ins w:id="291" w:author="최예라" w:date="2020-04-10T08:29:00Z">
        <w:del w:id="292" w:author="Sungshin Kim" w:date="2020-04-12T00:52:00Z">
          <w:r w:rsidR="46F0EC17" w:rsidRPr="2C560E23" w:rsidDel="009E32A7">
            <w:rPr>
              <w:rFonts w:ascii="Arial" w:hAnsi="Arial" w:cs="Arial"/>
            </w:rPr>
            <w:delText xml:space="preserve"> at its peak are shown.</w:delText>
          </w:r>
        </w:del>
      </w:ins>
    </w:p>
    <w:p w14:paraId="1A2B1703" w14:textId="76992982" w:rsidR="00686541" w:rsidRDefault="005E4EDA" w:rsidP="00BE25A4">
      <w:pPr>
        <w:wordWrap/>
        <w:spacing w:line="360" w:lineRule="auto"/>
        <w:jc w:val="left"/>
        <w:rPr>
          <w:rFonts w:ascii="Arial" w:hAnsi="Arial" w:cs="Arial"/>
        </w:rPr>
      </w:pPr>
      <w:r w:rsidRPr="57A90497">
        <w:rPr>
          <w:rFonts w:ascii="Arial" w:hAnsi="Arial" w:cs="Arial" w:hint="eastAsia"/>
        </w:rPr>
        <w:t>A</w:t>
      </w:r>
      <w:r w:rsidRPr="57A90497">
        <w:rPr>
          <w:rFonts w:ascii="Arial" w:hAnsi="Arial" w:cs="Arial"/>
        </w:rPr>
        <w:t>bbreviations: L, left; MNI, Montreal Neurological Institute; R, right; SMA, supplementary motor area.</w:t>
      </w:r>
    </w:p>
    <w:p w14:paraId="6CDA5F3A" w14:textId="77777777" w:rsidR="00686541" w:rsidRDefault="00686541">
      <w:pPr>
        <w:widowControl/>
        <w:wordWrap/>
        <w:jc w:val="left"/>
        <w:rPr>
          <w:rFonts w:ascii="Arial" w:hAnsi="Arial" w:cs="Arial"/>
        </w:rPr>
      </w:pPr>
      <w:r>
        <w:rPr>
          <w:rFonts w:ascii="Arial" w:hAnsi="Arial" w:cs="Arial"/>
        </w:rPr>
        <w:br w:type="page"/>
      </w:r>
    </w:p>
    <w:p w14:paraId="10842FC8" w14:textId="0B30551B" w:rsidR="00686541" w:rsidRDefault="00686541" w:rsidP="05BF4C3A">
      <w:pPr>
        <w:wordWrap/>
        <w:spacing w:line="360" w:lineRule="auto"/>
        <w:jc w:val="left"/>
        <w:rPr>
          <w:rFonts w:ascii="Arial" w:hAnsi="Arial" w:cs="Arial"/>
          <w:b/>
          <w:bCs/>
        </w:rPr>
      </w:pPr>
      <w:r w:rsidRPr="2C560E23">
        <w:rPr>
          <w:rFonts w:ascii="Arial" w:hAnsi="Arial" w:cs="Arial"/>
          <w:b/>
          <w:bCs/>
        </w:rPr>
        <w:lastRenderedPageBreak/>
        <w:t xml:space="preserve">Table 2. </w:t>
      </w:r>
      <w:del w:id="293" w:author="최예라" w:date="2020-04-10T08:32:00Z">
        <w:r w:rsidRPr="2C560E23" w:rsidDel="00686541">
          <w:rPr>
            <w:rFonts w:ascii="Arial" w:hAnsi="Arial" w:cs="Arial"/>
            <w:b/>
            <w:bCs/>
          </w:rPr>
          <w:delText>The result of the</w:delText>
        </w:r>
      </w:del>
      <w:ins w:id="294" w:author="최예라" w:date="2020-04-10T08:32:00Z">
        <w:r w:rsidR="4E6EBD7E" w:rsidRPr="2C560E23">
          <w:rPr>
            <w:rFonts w:ascii="Arial" w:hAnsi="Arial" w:cs="Arial"/>
            <w:b/>
            <w:bCs/>
          </w:rPr>
          <w:t>Significant clusters identified by</w:t>
        </w:r>
      </w:ins>
      <w:ins w:id="295" w:author="최예라" w:date="2020-04-10T08:33:00Z">
        <w:r w:rsidR="3E9825F7" w:rsidRPr="2C560E23">
          <w:rPr>
            <w:rFonts w:ascii="Arial" w:hAnsi="Arial" w:cs="Arial"/>
            <w:b/>
            <w:bCs/>
          </w:rPr>
          <w:t xml:space="preserve"> </w:t>
        </w:r>
      </w:ins>
      <w:ins w:id="296" w:author="최예라" w:date="2020-04-10T09:34:00Z">
        <w:r w:rsidR="6A193E01" w:rsidRPr="2C560E23">
          <w:rPr>
            <w:rFonts w:ascii="Arial" w:hAnsi="Arial" w:cs="Arial"/>
            <w:b/>
            <w:bCs/>
          </w:rPr>
          <w:t>the</w:t>
        </w:r>
      </w:ins>
      <w:r w:rsidRPr="2C560E23">
        <w:rPr>
          <w:rFonts w:ascii="Arial" w:hAnsi="Arial" w:cs="Arial"/>
          <w:b/>
          <w:bCs/>
        </w:rPr>
        <w:t xml:space="preserve"> whole-brain searchlight analysis</w:t>
      </w:r>
      <w:r w:rsidR="00434C4C" w:rsidRPr="2C560E23">
        <w:rPr>
          <w:rFonts w:ascii="Arial" w:hAnsi="Arial" w:cs="Arial"/>
          <w:b/>
          <w:bCs/>
        </w:rPr>
        <w:t xml:space="preserve"> (</w:t>
      </w:r>
      <w:ins w:id="297" w:author="최예라" w:date="2020-04-10T08:32:00Z">
        <w:r w:rsidR="1338D2C5" w:rsidRPr="2C560E23">
          <w:rPr>
            <w:rFonts w:ascii="Arial" w:hAnsi="Arial" w:cs="Arial"/>
            <w:b/>
            <w:bCs/>
          </w:rPr>
          <w:t>Practiced mapping</w:t>
        </w:r>
      </w:ins>
      <w:ins w:id="298" w:author="최예라" w:date="2020-04-10T08:33:00Z">
        <w:r w:rsidR="125911BA" w:rsidRPr="2C560E23">
          <w:rPr>
            <w:rFonts w:ascii="Arial" w:hAnsi="Arial" w:cs="Arial"/>
            <w:b/>
            <w:bCs/>
          </w:rPr>
          <w:t xml:space="preserve"> only</w:t>
        </w:r>
      </w:ins>
      <w:ins w:id="299" w:author="최예라" w:date="2020-04-10T08:32:00Z">
        <w:r w:rsidR="1338D2C5" w:rsidRPr="2C560E23">
          <w:rPr>
            <w:rFonts w:ascii="Arial" w:hAnsi="Arial" w:cs="Arial"/>
            <w:b/>
            <w:bCs/>
          </w:rPr>
          <w:t xml:space="preserve">, </w:t>
        </w:r>
      </w:ins>
      <w:r w:rsidR="00434C4C" w:rsidRPr="2C560E23">
        <w:rPr>
          <w:rFonts w:ascii="Arial" w:hAnsi="Arial" w:cs="Arial"/>
          <w:b/>
          <w:bCs/>
        </w:rPr>
        <w:t>Late-Early)</w:t>
      </w:r>
    </w:p>
    <w:p w14:paraId="3A29BAF0" w14:textId="77777777" w:rsidR="00686541" w:rsidRPr="00F86193" w:rsidRDefault="00686541" w:rsidP="00686541">
      <w:pPr>
        <w:wordWrap/>
        <w:spacing w:line="360" w:lineRule="auto"/>
        <w:jc w:val="left"/>
        <w:rPr>
          <w:rFonts w:ascii="Arial" w:hAnsi="Arial" w:cs="Arial"/>
          <w:b/>
        </w:rPr>
      </w:pPr>
    </w:p>
    <w:tbl>
      <w:tblPr>
        <w:tblStyle w:val="TableGrid"/>
        <w:tblW w:w="9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21"/>
        <w:gridCol w:w="557"/>
        <w:gridCol w:w="558"/>
        <w:gridCol w:w="558"/>
        <w:gridCol w:w="992"/>
        <w:gridCol w:w="1470"/>
        <w:gridCol w:w="3585"/>
        <w:gridCol w:w="393"/>
      </w:tblGrid>
      <w:tr w:rsidR="008F2F01" w:rsidRPr="003D1A7F" w14:paraId="2EE7E3E2" w14:textId="77777777" w:rsidTr="3F73233A">
        <w:trPr>
          <w:trHeight w:val="450"/>
        </w:trPr>
        <w:tc>
          <w:tcPr>
            <w:tcW w:w="1021" w:type="dxa"/>
            <w:tcBorders>
              <w:top w:val="single" w:sz="18" w:space="0" w:color="auto"/>
            </w:tcBorders>
            <w:vAlign w:val="bottom"/>
          </w:tcPr>
          <w:p w14:paraId="6DF55443" w14:textId="241409B1" w:rsidR="00434C4C" w:rsidRPr="00410278" w:rsidRDefault="008F2F01" w:rsidP="00583E33">
            <w:pPr>
              <w:wordWrap/>
              <w:spacing w:line="360" w:lineRule="auto"/>
              <w:ind w:firstLineChars="50" w:firstLine="100"/>
              <w:rPr>
                <w:rFonts w:ascii="Arial" w:hAnsi="Arial" w:cs="Arial"/>
                <w:szCs w:val="20"/>
                <w:u w:val="single"/>
              </w:rPr>
            </w:pPr>
            <w:r w:rsidRPr="0037593B">
              <w:rPr>
                <w:rFonts w:ascii="Arial" w:hAnsi="Arial" w:cs="Arial"/>
                <w:szCs w:val="20"/>
              </w:rPr>
              <w:t>Size</w:t>
            </w:r>
          </w:p>
        </w:tc>
        <w:tc>
          <w:tcPr>
            <w:tcW w:w="1673" w:type="dxa"/>
            <w:gridSpan w:val="3"/>
            <w:tcBorders>
              <w:top w:val="single" w:sz="18" w:space="0" w:color="auto"/>
              <w:bottom w:val="single" w:sz="4" w:space="0" w:color="auto"/>
            </w:tcBorders>
            <w:vAlign w:val="bottom"/>
          </w:tcPr>
          <w:p w14:paraId="77AE8EB0" w14:textId="77777777" w:rsidR="00434C4C" w:rsidRPr="00410278" w:rsidRDefault="00434C4C" w:rsidP="00583E33">
            <w:pPr>
              <w:wordWrap/>
              <w:spacing w:line="360" w:lineRule="auto"/>
              <w:rPr>
                <w:rFonts w:ascii="Arial" w:hAnsi="Arial" w:cs="Arial"/>
                <w:szCs w:val="20"/>
              </w:rPr>
            </w:pPr>
            <w:r w:rsidRPr="00410278">
              <w:rPr>
                <w:rFonts w:ascii="Arial" w:hAnsi="Arial" w:cs="Arial"/>
                <w:szCs w:val="20"/>
              </w:rPr>
              <w:t>Peak (</w:t>
            </w:r>
            <w:r>
              <w:rPr>
                <w:rFonts w:ascii="Arial" w:hAnsi="Arial" w:cs="Arial"/>
                <w:szCs w:val="20"/>
              </w:rPr>
              <w:t>MNI</w:t>
            </w:r>
            <w:r w:rsidRPr="00410278">
              <w:rPr>
                <w:rFonts w:ascii="Arial" w:hAnsi="Arial" w:cs="Arial"/>
                <w:szCs w:val="20"/>
              </w:rPr>
              <w:t>)</w:t>
            </w:r>
          </w:p>
        </w:tc>
        <w:tc>
          <w:tcPr>
            <w:tcW w:w="992" w:type="dxa"/>
            <w:tcBorders>
              <w:top w:val="single" w:sz="18" w:space="0" w:color="auto"/>
            </w:tcBorders>
            <w:vAlign w:val="bottom"/>
          </w:tcPr>
          <w:p w14:paraId="7EA4FBFB" w14:textId="7453104A" w:rsidR="00434C4C" w:rsidRPr="00C30CDB" w:rsidRDefault="00434C4C" w:rsidP="00583E33">
            <w:pPr>
              <w:wordWrap/>
              <w:spacing w:line="360" w:lineRule="auto"/>
              <w:ind w:leftChars="-30" w:left="-72"/>
              <w:rPr>
                <w:rFonts w:ascii="Arial" w:hAnsi="Arial" w:cs="Arial"/>
              </w:rPr>
            </w:pPr>
            <w:r w:rsidRPr="00583E33">
              <w:rPr>
                <w:rFonts w:ascii="Arial" w:hAnsi="Arial" w:cs="Arial"/>
                <w:i/>
              </w:rPr>
              <w:t>Z</w:t>
            </w:r>
            <w:r>
              <w:rPr>
                <w:rFonts w:ascii="Arial" w:hAnsi="Arial" w:cs="Arial"/>
              </w:rPr>
              <w:t>-score</w:t>
            </w:r>
          </w:p>
        </w:tc>
        <w:tc>
          <w:tcPr>
            <w:tcW w:w="1470" w:type="dxa"/>
            <w:tcBorders>
              <w:top w:val="single" w:sz="18" w:space="0" w:color="auto"/>
            </w:tcBorders>
            <w:vAlign w:val="bottom"/>
          </w:tcPr>
          <w:p w14:paraId="78F02F62" w14:textId="675BD3D5" w:rsidR="00434C4C" w:rsidRPr="00410278" w:rsidRDefault="00434C4C" w:rsidP="00583E33">
            <w:pPr>
              <w:wordWrap/>
              <w:spacing w:line="360" w:lineRule="auto"/>
              <w:ind w:leftChars="-30" w:left="-72"/>
              <w:rPr>
                <w:rFonts w:ascii="Arial" w:hAnsi="Arial" w:cs="Arial"/>
                <w:szCs w:val="20"/>
              </w:rPr>
            </w:pPr>
            <w:r>
              <w:rPr>
                <w:rFonts w:ascii="Arial" w:hAnsi="Arial" w:cs="Arial"/>
                <w:szCs w:val="20"/>
              </w:rPr>
              <w:t>Difference of</w:t>
            </w:r>
          </w:p>
        </w:tc>
        <w:tc>
          <w:tcPr>
            <w:tcW w:w="3585" w:type="dxa"/>
            <w:tcBorders>
              <w:top w:val="single" w:sz="18" w:space="0" w:color="auto"/>
            </w:tcBorders>
          </w:tcPr>
          <w:p w14:paraId="1A63CABD" w14:textId="3E05A0A2" w:rsidR="00434C4C" w:rsidRPr="00410278" w:rsidRDefault="00434C4C" w:rsidP="00F66CA8">
            <w:pPr>
              <w:wordWrap/>
              <w:spacing w:line="360" w:lineRule="auto"/>
              <w:ind w:leftChars="-30" w:left="-72"/>
              <w:jc w:val="left"/>
              <w:rPr>
                <w:rFonts w:ascii="Arial" w:hAnsi="Arial" w:cs="Arial"/>
                <w:szCs w:val="20"/>
              </w:rPr>
            </w:pPr>
          </w:p>
        </w:tc>
        <w:tc>
          <w:tcPr>
            <w:tcW w:w="393" w:type="dxa"/>
            <w:tcBorders>
              <w:top w:val="single" w:sz="18" w:space="0" w:color="auto"/>
            </w:tcBorders>
          </w:tcPr>
          <w:p w14:paraId="01658690" w14:textId="77777777" w:rsidR="00434C4C" w:rsidRPr="00410278" w:rsidRDefault="00434C4C" w:rsidP="00F66CA8">
            <w:pPr>
              <w:wordWrap/>
              <w:spacing w:line="360" w:lineRule="auto"/>
              <w:ind w:leftChars="-30" w:left="-72"/>
              <w:jc w:val="left"/>
              <w:rPr>
                <w:rFonts w:ascii="Arial" w:hAnsi="Arial" w:cs="Arial"/>
                <w:szCs w:val="20"/>
              </w:rPr>
            </w:pPr>
          </w:p>
        </w:tc>
      </w:tr>
      <w:tr w:rsidR="008F2F01" w:rsidRPr="003D1A7F" w14:paraId="26A88295" w14:textId="77777777" w:rsidTr="3F73233A">
        <w:trPr>
          <w:trHeight w:val="149"/>
        </w:trPr>
        <w:tc>
          <w:tcPr>
            <w:tcW w:w="1021" w:type="dxa"/>
            <w:tcBorders>
              <w:bottom w:val="single" w:sz="18" w:space="0" w:color="auto"/>
            </w:tcBorders>
          </w:tcPr>
          <w:p w14:paraId="111E16F8" w14:textId="17AEB2F4" w:rsidR="00434C4C" w:rsidRPr="00583E33" w:rsidRDefault="00434C4C" w:rsidP="00F66CA8">
            <w:pPr>
              <w:wordWrap/>
              <w:spacing w:line="360" w:lineRule="auto"/>
              <w:jc w:val="left"/>
              <w:rPr>
                <w:rFonts w:ascii="Arial" w:hAnsi="Arial" w:cs="Arial"/>
                <w:szCs w:val="20"/>
              </w:rPr>
            </w:pPr>
            <w:r w:rsidRPr="00583E33">
              <w:rPr>
                <w:rFonts w:ascii="Arial" w:hAnsi="Arial" w:cs="Arial"/>
                <w:szCs w:val="20"/>
              </w:rPr>
              <w:t xml:space="preserve"> (voxels)</w:t>
            </w:r>
          </w:p>
        </w:tc>
        <w:tc>
          <w:tcPr>
            <w:tcW w:w="557" w:type="dxa"/>
            <w:tcBorders>
              <w:top w:val="single" w:sz="4" w:space="0" w:color="auto"/>
              <w:bottom w:val="single" w:sz="18" w:space="0" w:color="auto"/>
            </w:tcBorders>
          </w:tcPr>
          <w:p w14:paraId="4A63DA1C" w14:textId="77777777" w:rsidR="00434C4C" w:rsidRPr="00410278" w:rsidRDefault="00434C4C" w:rsidP="00F66CA8">
            <w:pPr>
              <w:wordWrap/>
              <w:spacing w:line="360" w:lineRule="auto"/>
              <w:jc w:val="left"/>
              <w:rPr>
                <w:rFonts w:ascii="Arial" w:hAnsi="Arial" w:cs="Arial"/>
                <w:i/>
                <w:szCs w:val="20"/>
              </w:rPr>
            </w:pPr>
            <w:r>
              <w:rPr>
                <w:rFonts w:ascii="Arial" w:hAnsi="Arial" w:cs="Arial"/>
                <w:i/>
                <w:szCs w:val="20"/>
              </w:rPr>
              <w:t>X</w:t>
            </w:r>
          </w:p>
        </w:tc>
        <w:tc>
          <w:tcPr>
            <w:tcW w:w="558" w:type="dxa"/>
            <w:tcBorders>
              <w:top w:val="single" w:sz="4" w:space="0" w:color="auto"/>
              <w:bottom w:val="single" w:sz="18" w:space="0" w:color="auto"/>
            </w:tcBorders>
          </w:tcPr>
          <w:p w14:paraId="73B3343B" w14:textId="77777777" w:rsidR="00434C4C" w:rsidRPr="00410278" w:rsidRDefault="00434C4C" w:rsidP="00F66CA8">
            <w:pPr>
              <w:wordWrap/>
              <w:spacing w:line="360" w:lineRule="auto"/>
              <w:jc w:val="left"/>
              <w:rPr>
                <w:rFonts w:ascii="Arial" w:hAnsi="Arial" w:cs="Arial"/>
                <w:i/>
                <w:szCs w:val="20"/>
              </w:rPr>
            </w:pPr>
            <w:r>
              <w:rPr>
                <w:rFonts w:ascii="Arial" w:hAnsi="Arial" w:cs="Arial"/>
                <w:i/>
                <w:szCs w:val="20"/>
              </w:rPr>
              <w:t>Y</w:t>
            </w:r>
          </w:p>
        </w:tc>
        <w:tc>
          <w:tcPr>
            <w:tcW w:w="558" w:type="dxa"/>
            <w:tcBorders>
              <w:top w:val="single" w:sz="4" w:space="0" w:color="auto"/>
              <w:bottom w:val="single" w:sz="18" w:space="0" w:color="auto"/>
            </w:tcBorders>
          </w:tcPr>
          <w:p w14:paraId="3CE7ABAD" w14:textId="77777777" w:rsidR="00434C4C" w:rsidRPr="00410278" w:rsidRDefault="00434C4C" w:rsidP="00F66CA8">
            <w:pPr>
              <w:wordWrap/>
              <w:spacing w:line="360" w:lineRule="auto"/>
              <w:jc w:val="left"/>
              <w:rPr>
                <w:rFonts w:ascii="Arial" w:hAnsi="Arial" w:cs="Arial"/>
                <w:i/>
                <w:szCs w:val="20"/>
              </w:rPr>
            </w:pPr>
            <w:r>
              <w:rPr>
                <w:rFonts w:ascii="Arial" w:hAnsi="Arial" w:cs="Arial"/>
                <w:i/>
                <w:szCs w:val="20"/>
              </w:rPr>
              <w:t>Z</w:t>
            </w:r>
          </w:p>
        </w:tc>
        <w:tc>
          <w:tcPr>
            <w:tcW w:w="992" w:type="dxa"/>
            <w:tcBorders>
              <w:bottom w:val="single" w:sz="18" w:space="0" w:color="auto"/>
            </w:tcBorders>
          </w:tcPr>
          <w:p w14:paraId="1EB1E996" w14:textId="3190532C" w:rsidR="00434C4C" w:rsidRPr="00410278" w:rsidRDefault="00434C4C" w:rsidP="00F66CA8">
            <w:pPr>
              <w:wordWrap/>
              <w:spacing w:line="360" w:lineRule="auto"/>
              <w:jc w:val="left"/>
              <w:rPr>
                <w:rFonts w:ascii="Arial" w:hAnsi="Arial" w:cs="Arial"/>
                <w:szCs w:val="20"/>
              </w:rPr>
            </w:pPr>
            <w:r>
              <w:rPr>
                <w:rFonts w:ascii="Arial" w:hAnsi="Arial" w:cs="Arial"/>
                <w:szCs w:val="20"/>
              </w:rPr>
              <w:t>at peak</w:t>
            </w:r>
          </w:p>
        </w:tc>
        <w:tc>
          <w:tcPr>
            <w:tcW w:w="1470" w:type="dxa"/>
            <w:tcBorders>
              <w:bottom w:val="single" w:sz="18" w:space="0" w:color="auto"/>
            </w:tcBorders>
          </w:tcPr>
          <w:p w14:paraId="630F01FE" w14:textId="36C74629" w:rsidR="00434C4C" w:rsidRDefault="00434C4C" w:rsidP="00F66CA8">
            <w:pPr>
              <w:wordWrap/>
              <w:spacing w:line="360" w:lineRule="auto"/>
              <w:jc w:val="left"/>
              <w:rPr>
                <w:rFonts w:ascii="Arial" w:hAnsi="Arial" w:cs="Arial"/>
                <w:szCs w:val="20"/>
              </w:rPr>
            </w:pPr>
            <w:r>
              <w:rPr>
                <w:rFonts w:ascii="Arial" w:hAnsi="Arial" w:cs="Arial" w:hint="eastAsia"/>
                <w:szCs w:val="20"/>
              </w:rPr>
              <w:t>A</w:t>
            </w:r>
            <w:r>
              <w:rPr>
                <w:rFonts w:ascii="Arial" w:hAnsi="Arial" w:cs="Arial"/>
                <w:szCs w:val="20"/>
              </w:rPr>
              <w:t>ccuracy</w:t>
            </w:r>
            <w:ins w:id="300" w:author="Microsoft Office User" w:date="2020-04-14T20:37:00Z">
              <w:r w:rsidR="00D11FA3">
                <w:rPr>
                  <w:rFonts w:ascii="Arial" w:hAnsi="Arial" w:cs="Arial" w:hint="eastAsia"/>
                  <w:szCs w:val="20"/>
                </w:rPr>
                <w:t xml:space="preserve"> </w:t>
              </w:r>
              <w:r w:rsidR="00D11FA3">
                <w:rPr>
                  <w:rFonts w:ascii="Arial" w:hAnsi="Arial" w:cs="Arial"/>
                  <w:szCs w:val="20"/>
                </w:rPr>
                <w:t>(%)</w:t>
              </w:r>
            </w:ins>
          </w:p>
        </w:tc>
        <w:tc>
          <w:tcPr>
            <w:tcW w:w="3585" w:type="dxa"/>
            <w:tcBorders>
              <w:bottom w:val="single" w:sz="18" w:space="0" w:color="auto"/>
            </w:tcBorders>
          </w:tcPr>
          <w:p w14:paraId="2A5ADBE3" w14:textId="47E62465" w:rsidR="00434C4C" w:rsidRPr="00583E33" w:rsidRDefault="00434C4C" w:rsidP="00F66CA8">
            <w:pPr>
              <w:wordWrap/>
              <w:spacing w:line="360" w:lineRule="auto"/>
              <w:jc w:val="left"/>
              <w:rPr>
                <w:rFonts w:ascii="Arial" w:hAnsi="Arial" w:cs="Arial"/>
                <w:i/>
                <w:szCs w:val="20"/>
              </w:rPr>
            </w:pPr>
            <w:r w:rsidRPr="00583E33">
              <w:rPr>
                <w:rFonts w:ascii="Arial" w:hAnsi="Arial" w:cs="Arial"/>
                <w:i/>
                <w:szCs w:val="20"/>
              </w:rPr>
              <w:t>Locations</w:t>
            </w:r>
          </w:p>
        </w:tc>
        <w:tc>
          <w:tcPr>
            <w:tcW w:w="393" w:type="dxa"/>
            <w:tcBorders>
              <w:bottom w:val="single" w:sz="18" w:space="0" w:color="auto"/>
            </w:tcBorders>
          </w:tcPr>
          <w:p w14:paraId="7AB2565F" w14:textId="77777777" w:rsidR="00434C4C" w:rsidRPr="00410278" w:rsidRDefault="00434C4C" w:rsidP="00F66CA8">
            <w:pPr>
              <w:wordWrap/>
              <w:spacing w:line="360" w:lineRule="auto"/>
              <w:jc w:val="left"/>
              <w:rPr>
                <w:rFonts w:ascii="Arial" w:hAnsi="Arial" w:cs="Arial"/>
                <w:szCs w:val="20"/>
              </w:rPr>
            </w:pPr>
          </w:p>
        </w:tc>
      </w:tr>
      <w:tr w:rsidR="008F2F01" w:rsidRPr="003D1A7F" w14:paraId="3CE75187" w14:textId="77777777" w:rsidTr="3F73233A">
        <w:trPr>
          <w:trHeight w:val="26"/>
        </w:trPr>
        <w:tc>
          <w:tcPr>
            <w:tcW w:w="1021" w:type="dxa"/>
          </w:tcPr>
          <w:p w14:paraId="29A66293" w14:textId="5962C083" w:rsidR="00434C4C" w:rsidRPr="00583E33" w:rsidRDefault="00434C4C" w:rsidP="00F66CA8">
            <w:pPr>
              <w:wordWrap/>
              <w:spacing w:line="360" w:lineRule="auto"/>
              <w:jc w:val="left"/>
              <w:rPr>
                <w:rFonts w:ascii="Arial" w:hAnsi="Arial" w:cs="Arial"/>
                <w:szCs w:val="20"/>
              </w:rPr>
            </w:pPr>
            <w:r w:rsidRPr="00583E33">
              <w:rPr>
                <w:rFonts w:ascii="Arial" w:hAnsi="Arial" w:cs="Arial"/>
                <w:szCs w:val="20"/>
              </w:rPr>
              <w:t>23</w:t>
            </w:r>
            <w:ins w:id="301" w:author="Microsoft Office User" w:date="2020-04-14T20:32:00Z">
              <w:r w:rsidR="003D2FA3">
                <w:rPr>
                  <w:rFonts w:ascii="Arial" w:hAnsi="Arial" w:cs="Arial"/>
                  <w:szCs w:val="20"/>
                </w:rPr>
                <w:t>6</w:t>
              </w:r>
            </w:ins>
            <w:del w:id="302" w:author="Microsoft Office User" w:date="2020-04-14T20:32:00Z">
              <w:r w:rsidRPr="00583E33" w:rsidDel="003D2FA3">
                <w:rPr>
                  <w:rFonts w:ascii="Arial" w:hAnsi="Arial" w:cs="Arial"/>
                  <w:szCs w:val="20"/>
                </w:rPr>
                <w:delText>5</w:delText>
              </w:r>
            </w:del>
          </w:p>
        </w:tc>
        <w:tc>
          <w:tcPr>
            <w:tcW w:w="557" w:type="dxa"/>
          </w:tcPr>
          <w:p w14:paraId="6F207013" w14:textId="77777777" w:rsidR="00434C4C" w:rsidRPr="00410278" w:rsidRDefault="00434C4C" w:rsidP="00F66CA8">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42</w:t>
            </w:r>
          </w:p>
        </w:tc>
        <w:tc>
          <w:tcPr>
            <w:tcW w:w="558" w:type="dxa"/>
            <w:tcBorders>
              <w:top w:val="single" w:sz="4" w:space="0" w:color="auto"/>
            </w:tcBorders>
          </w:tcPr>
          <w:p w14:paraId="4A787E77" w14:textId="69267208" w:rsidR="00434C4C" w:rsidRPr="00410278" w:rsidRDefault="00434C4C" w:rsidP="00F66CA8">
            <w:pPr>
              <w:wordWrap/>
              <w:spacing w:line="360" w:lineRule="auto"/>
              <w:jc w:val="left"/>
              <w:rPr>
                <w:rFonts w:ascii="Arial" w:hAnsi="Arial" w:cs="Arial"/>
                <w:bCs/>
                <w:szCs w:val="20"/>
              </w:rPr>
            </w:pPr>
            <w:r>
              <w:rPr>
                <w:rFonts w:ascii="Arial" w:hAnsi="Arial" w:cs="Arial" w:hint="eastAsia"/>
                <w:bCs/>
                <w:szCs w:val="20"/>
              </w:rPr>
              <w:t>-</w:t>
            </w:r>
            <w:r>
              <w:rPr>
                <w:rFonts w:ascii="Arial" w:hAnsi="Arial" w:cs="Arial"/>
                <w:bCs/>
                <w:szCs w:val="20"/>
              </w:rPr>
              <w:t>21</w:t>
            </w:r>
          </w:p>
        </w:tc>
        <w:tc>
          <w:tcPr>
            <w:tcW w:w="558" w:type="dxa"/>
            <w:tcBorders>
              <w:top w:val="single" w:sz="4" w:space="0" w:color="auto"/>
            </w:tcBorders>
          </w:tcPr>
          <w:p w14:paraId="0B9874EC" w14:textId="754244E5" w:rsidR="00434C4C" w:rsidRPr="00410278" w:rsidRDefault="00434C4C" w:rsidP="00F66CA8">
            <w:pPr>
              <w:wordWrap/>
              <w:spacing w:line="360" w:lineRule="auto"/>
              <w:jc w:val="left"/>
              <w:rPr>
                <w:rFonts w:ascii="Arial" w:hAnsi="Arial" w:cs="Arial"/>
                <w:szCs w:val="20"/>
              </w:rPr>
            </w:pPr>
            <w:r>
              <w:rPr>
                <w:rFonts w:ascii="Arial" w:hAnsi="Arial" w:cs="Arial"/>
                <w:szCs w:val="20"/>
              </w:rPr>
              <w:t>57</w:t>
            </w:r>
          </w:p>
        </w:tc>
        <w:tc>
          <w:tcPr>
            <w:tcW w:w="992" w:type="dxa"/>
            <w:tcBorders>
              <w:top w:val="single" w:sz="4" w:space="0" w:color="auto"/>
            </w:tcBorders>
          </w:tcPr>
          <w:p w14:paraId="72CA4577" w14:textId="47BC3A9C" w:rsidR="00434C4C" w:rsidRDefault="00434C4C" w:rsidP="00F66CA8">
            <w:pPr>
              <w:wordWrap/>
              <w:spacing w:line="360" w:lineRule="auto"/>
              <w:jc w:val="left"/>
              <w:rPr>
                <w:rFonts w:ascii="Arial" w:hAnsi="Arial" w:cs="Arial"/>
                <w:bCs/>
                <w:szCs w:val="20"/>
              </w:rPr>
            </w:pPr>
            <w:r>
              <w:rPr>
                <w:rFonts w:ascii="Arial" w:hAnsi="Arial" w:cs="Arial"/>
                <w:bCs/>
                <w:szCs w:val="20"/>
              </w:rPr>
              <w:t>-4.01</w:t>
            </w:r>
          </w:p>
        </w:tc>
        <w:tc>
          <w:tcPr>
            <w:tcW w:w="1470" w:type="dxa"/>
          </w:tcPr>
          <w:p w14:paraId="1E645025" w14:textId="732A6D64" w:rsidR="00434C4C" w:rsidRDefault="00434C4C" w:rsidP="00F66CA8">
            <w:pPr>
              <w:wordWrap/>
              <w:spacing w:line="360" w:lineRule="auto"/>
              <w:jc w:val="left"/>
              <w:rPr>
                <w:rFonts w:ascii="Arial" w:hAnsi="Arial" w:cs="Arial"/>
                <w:bCs/>
                <w:szCs w:val="20"/>
              </w:rPr>
            </w:pPr>
            <w:del w:id="303" w:author="Microsoft Office User" w:date="2020-04-14T20:33:00Z">
              <w:r w:rsidDel="003D2FA3">
                <w:rPr>
                  <w:rFonts w:ascii="Arial" w:hAnsi="Arial" w:cs="Arial"/>
                  <w:bCs/>
                  <w:szCs w:val="20"/>
                </w:rPr>
                <w:delText>-</w:delText>
              </w:r>
            </w:del>
            <w:ins w:id="304" w:author="Microsoft Office User" w:date="2020-04-14T21:29:00Z">
              <w:r w:rsidR="009A7AED">
                <w:rPr>
                  <w:rFonts w:ascii="Arial" w:hAnsi="Arial" w:cs="Arial"/>
                  <w:bCs/>
                  <w:szCs w:val="20"/>
                </w:rPr>
                <w:t>8.3</w:t>
              </w:r>
            </w:ins>
            <w:ins w:id="305" w:author="Microsoft Office User" w:date="2020-04-14T21:31:00Z">
              <w:r w:rsidR="009A7AED">
                <w:rPr>
                  <w:rFonts w:ascii="Arial" w:hAnsi="Arial" w:cs="Arial"/>
                  <w:bCs/>
                  <w:szCs w:val="20"/>
                </w:rPr>
                <w:t>2</w:t>
              </w:r>
            </w:ins>
            <w:del w:id="306" w:author="Microsoft Office User" w:date="2020-04-14T20:37:00Z">
              <w:r w:rsidDel="00FA1B04">
                <w:rPr>
                  <w:rFonts w:ascii="Arial" w:hAnsi="Arial" w:cs="Arial"/>
                  <w:bCs/>
                  <w:szCs w:val="20"/>
                </w:rPr>
                <w:delText>0.08</w:delText>
              </w:r>
            </w:del>
          </w:p>
        </w:tc>
        <w:tc>
          <w:tcPr>
            <w:tcW w:w="3585" w:type="dxa"/>
          </w:tcPr>
          <w:p w14:paraId="54D7EE39" w14:textId="34CC361C" w:rsidR="00434C4C" w:rsidRPr="00583E33" w:rsidRDefault="00434C4C" w:rsidP="3F73233A">
            <w:pPr>
              <w:wordWrap/>
              <w:spacing w:line="360" w:lineRule="auto"/>
              <w:jc w:val="left"/>
              <w:rPr>
                <w:rFonts w:ascii="Arial" w:hAnsi="Arial" w:cs="Arial"/>
                <w:i/>
                <w:iCs/>
              </w:rPr>
            </w:pPr>
            <w:r w:rsidRPr="3F73233A">
              <w:rPr>
                <w:rFonts w:ascii="Arial" w:hAnsi="Arial" w:cs="Arial"/>
                <w:i/>
                <w:iCs/>
              </w:rPr>
              <w:t xml:space="preserve">L Postcentral </w:t>
            </w:r>
            <w:r w:rsidR="43EA93E6" w:rsidRPr="3F73233A">
              <w:rPr>
                <w:rFonts w:ascii="Arial" w:hAnsi="Arial" w:cs="Arial"/>
                <w:i/>
                <w:iCs/>
              </w:rPr>
              <w:t>G</w:t>
            </w:r>
            <w:r w:rsidRPr="3F73233A">
              <w:rPr>
                <w:rFonts w:ascii="Arial" w:hAnsi="Arial" w:cs="Arial"/>
                <w:i/>
                <w:iCs/>
              </w:rPr>
              <w:t xml:space="preserve">yrus, L Precentral </w:t>
            </w:r>
            <w:r w:rsidR="21AEB93F" w:rsidRPr="3F73233A">
              <w:rPr>
                <w:rFonts w:ascii="Arial" w:hAnsi="Arial" w:cs="Arial"/>
                <w:i/>
                <w:iCs/>
              </w:rPr>
              <w:t>G</w:t>
            </w:r>
            <w:r w:rsidRPr="3F73233A">
              <w:rPr>
                <w:rFonts w:ascii="Arial" w:hAnsi="Arial" w:cs="Arial"/>
                <w:i/>
                <w:iCs/>
              </w:rPr>
              <w:t>yrus</w:t>
            </w:r>
          </w:p>
        </w:tc>
        <w:tc>
          <w:tcPr>
            <w:tcW w:w="393" w:type="dxa"/>
          </w:tcPr>
          <w:p w14:paraId="7ADAF49E" w14:textId="77777777" w:rsidR="00434C4C" w:rsidRPr="00410278" w:rsidRDefault="00434C4C" w:rsidP="00F66CA8">
            <w:pPr>
              <w:wordWrap/>
              <w:spacing w:line="360" w:lineRule="auto"/>
              <w:jc w:val="left"/>
              <w:rPr>
                <w:rFonts w:ascii="Arial" w:hAnsi="Arial" w:cs="Arial"/>
                <w:bCs/>
                <w:szCs w:val="20"/>
              </w:rPr>
            </w:pPr>
          </w:p>
        </w:tc>
      </w:tr>
      <w:tr w:rsidR="008F2F01" w:rsidRPr="003D1A7F" w14:paraId="6AB13A10" w14:textId="77777777" w:rsidTr="3F73233A">
        <w:trPr>
          <w:trHeight w:val="26"/>
        </w:trPr>
        <w:tc>
          <w:tcPr>
            <w:tcW w:w="1021" w:type="dxa"/>
          </w:tcPr>
          <w:p w14:paraId="112F72E6" w14:textId="70DC1F93" w:rsidR="00434C4C" w:rsidRPr="00583E33" w:rsidRDefault="00434C4C" w:rsidP="00F66CA8">
            <w:pPr>
              <w:wordWrap/>
              <w:spacing w:line="360" w:lineRule="auto"/>
              <w:jc w:val="left"/>
              <w:rPr>
                <w:rFonts w:ascii="Arial" w:hAnsi="Arial" w:cs="Arial"/>
                <w:szCs w:val="20"/>
              </w:rPr>
            </w:pPr>
            <w:r>
              <w:rPr>
                <w:rFonts w:ascii="Arial" w:hAnsi="Arial" w:cs="Arial" w:hint="eastAsia"/>
                <w:szCs w:val="20"/>
              </w:rPr>
              <w:t>4</w:t>
            </w:r>
            <w:r>
              <w:rPr>
                <w:rFonts w:ascii="Arial" w:hAnsi="Arial" w:cs="Arial"/>
                <w:szCs w:val="20"/>
              </w:rPr>
              <w:t>3</w:t>
            </w:r>
          </w:p>
        </w:tc>
        <w:tc>
          <w:tcPr>
            <w:tcW w:w="557" w:type="dxa"/>
          </w:tcPr>
          <w:p w14:paraId="6457A6A3" w14:textId="02BCDDA5" w:rsidR="00434C4C" w:rsidRDefault="00434C4C" w:rsidP="00F66CA8">
            <w:pPr>
              <w:wordWrap/>
              <w:spacing w:line="360" w:lineRule="auto"/>
              <w:jc w:val="left"/>
              <w:rPr>
                <w:rFonts w:ascii="Arial" w:hAnsi="Arial" w:cs="Arial"/>
                <w:szCs w:val="20"/>
              </w:rPr>
            </w:pPr>
            <w:r>
              <w:rPr>
                <w:rFonts w:ascii="Arial" w:hAnsi="Arial" w:cs="Arial"/>
                <w:szCs w:val="20"/>
              </w:rPr>
              <w:t>-23</w:t>
            </w:r>
          </w:p>
        </w:tc>
        <w:tc>
          <w:tcPr>
            <w:tcW w:w="558" w:type="dxa"/>
          </w:tcPr>
          <w:p w14:paraId="11A0A731" w14:textId="7C71AE07" w:rsidR="00434C4C" w:rsidRDefault="00434C4C" w:rsidP="00F66CA8">
            <w:pPr>
              <w:wordWrap/>
              <w:spacing w:line="360" w:lineRule="auto"/>
              <w:jc w:val="left"/>
              <w:rPr>
                <w:rFonts w:ascii="Arial" w:hAnsi="Arial" w:cs="Arial"/>
                <w:bCs/>
                <w:szCs w:val="20"/>
              </w:rPr>
            </w:pPr>
            <w:r>
              <w:rPr>
                <w:rFonts w:ascii="Arial" w:hAnsi="Arial" w:cs="Arial"/>
                <w:bCs/>
                <w:szCs w:val="20"/>
              </w:rPr>
              <w:t>-85</w:t>
            </w:r>
          </w:p>
        </w:tc>
        <w:tc>
          <w:tcPr>
            <w:tcW w:w="558" w:type="dxa"/>
          </w:tcPr>
          <w:p w14:paraId="5B3AAC76" w14:textId="75A9E933" w:rsidR="00434C4C" w:rsidRDefault="00434C4C" w:rsidP="00F66CA8">
            <w:pPr>
              <w:wordWrap/>
              <w:spacing w:line="360" w:lineRule="auto"/>
              <w:jc w:val="left"/>
              <w:rPr>
                <w:rFonts w:ascii="Arial" w:hAnsi="Arial" w:cs="Arial"/>
                <w:szCs w:val="20"/>
              </w:rPr>
            </w:pPr>
            <w:r>
              <w:rPr>
                <w:rFonts w:ascii="Arial" w:hAnsi="Arial" w:cs="Arial" w:hint="eastAsia"/>
                <w:szCs w:val="20"/>
              </w:rPr>
              <w:t>-</w:t>
            </w:r>
            <w:r>
              <w:rPr>
                <w:rFonts w:ascii="Arial" w:hAnsi="Arial" w:cs="Arial"/>
                <w:szCs w:val="20"/>
              </w:rPr>
              <w:t>13</w:t>
            </w:r>
          </w:p>
        </w:tc>
        <w:tc>
          <w:tcPr>
            <w:tcW w:w="992" w:type="dxa"/>
          </w:tcPr>
          <w:p w14:paraId="74F70467" w14:textId="2482E831" w:rsidR="00434C4C" w:rsidRDefault="00434C4C" w:rsidP="00F66CA8">
            <w:pPr>
              <w:wordWrap/>
              <w:spacing w:line="360" w:lineRule="auto"/>
              <w:jc w:val="left"/>
              <w:rPr>
                <w:rFonts w:ascii="Arial" w:hAnsi="Arial" w:cs="Arial"/>
                <w:bCs/>
                <w:szCs w:val="20"/>
              </w:rPr>
            </w:pPr>
            <w:r>
              <w:rPr>
                <w:rFonts w:ascii="Arial" w:hAnsi="Arial" w:cs="Arial"/>
                <w:bCs/>
                <w:szCs w:val="20"/>
              </w:rPr>
              <w:t>-3.41</w:t>
            </w:r>
          </w:p>
        </w:tc>
        <w:tc>
          <w:tcPr>
            <w:tcW w:w="1470" w:type="dxa"/>
          </w:tcPr>
          <w:p w14:paraId="3158C52E" w14:textId="51C3CF0C" w:rsidR="00434C4C" w:rsidRDefault="009A7AED" w:rsidP="00F66CA8">
            <w:pPr>
              <w:wordWrap/>
              <w:spacing w:line="360" w:lineRule="auto"/>
              <w:jc w:val="left"/>
              <w:rPr>
                <w:rFonts w:ascii="Arial" w:hAnsi="Arial" w:cs="Arial"/>
                <w:bCs/>
                <w:szCs w:val="20"/>
              </w:rPr>
            </w:pPr>
            <w:ins w:id="307" w:author="Microsoft Office User" w:date="2020-04-14T21:31:00Z">
              <w:r>
                <w:rPr>
                  <w:rFonts w:ascii="Arial" w:hAnsi="Arial" w:cs="Arial"/>
                  <w:bCs/>
                  <w:szCs w:val="20"/>
                </w:rPr>
                <w:t>8.75</w:t>
              </w:r>
            </w:ins>
            <w:del w:id="308" w:author="Microsoft Office User" w:date="2020-04-14T20:33:00Z">
              <w:r w:rsidR="00434C4C" w:rsidDel="003D2FA3">
                <w:rPr>
                  <w:rFonts w:ascii="Arial" w:hAnsi="Arial" w:cs="Arial"/>
                  <w:bCs/>
                  <w:szCs w:val="20"/>
                </w:rPr>
                <w:delText>-</w:delText>
              </w:r>
            </w:del>
            <w:del w:id="309" w:author="Microsoft Office User" w:date="2020-04-14T20:40:00Z">
              <w:r w:rsidR="00434C4C" w:rsidDel="00C05C18">
                <w:rPr>
                  <w:rFonts w:ascii="Arial" w:hAnsi="Arial" w:cs="Arial" w:hint="eastAsia"/>
                  <w:bCs/>
                  <w:szCs w:val="20"/>
                </w:rPr>
                <w:delText>0</w:delText>
              </w:r>
              <w:r w:rsidR="00434C4C" w:rsidDel="00C05C18">
                <w:rPr>
                  <w:rFonts w:ascii="Arial" w:hAnsi="Arial" w:cs="Arial"/>
                  <w:bCs/>
                  <w:szCs w:val="20"/>
                </w:rPr>
                <w:delText>.09</w:delText>
              </w:r>
            </w:del>
          </w:p>
        </w:tc>
        <w:tc>
          <w:tcPr>
            <w:tcW w:w="3585" w:type="dxa"/>
          </w:tcPr>
          <w:p w14:paraId="4370E5F1" w14:textId="108C7B95" w:rsidR="00434C4C" w:rsidRPr="00583E33" w:rsidRDefault="00434C4C" w:rsidP="3F73233A">
            <w:pPr>
              <w:wordWrap/>
              <w:spacing w:line="360" w:lineRule="auto"/>
              <w:jc w:val="left"/>
              <w:rPr>
                <w:rFonts w:ascii="Arial" w:hAnsi="Arial" w:cs="Arial"/>
                <w:i/>
                <w:iCs/>
              </w:rPr>
            </w:pPr>
            <w:r w:rsidRPr="3F73233A">
              <w:rPr>
                <w:rFonts w:ascii="Arial" w:hAnsi="Arial" w:cs="Arial"/>
                <w:i/>
                <w:iCs/>
              </w:rPr>
              <w:t xml:space="preserve">L Occipital </w:t>
            </w:r>
            <w:r w:rsidR="72ACF0C0" w:rsidRPr="3F73233A">
              <w:rPr>
                <w:rFonts w:ascii="Arial" w:hAnsi="Arial" w:cs="Arial"/>
                <w:i/>
                <w:iCs/>
              </w:rPr>
              <w:t>F</w:t>
            </w:r>
            <w:r w:rsidRPr="3F73233A">
              <w:rPr>
                <w:rFonts w:ascii="Arial" w:hAnsi="Arial" w:cs="Arial"/>
                <w:i/>
                <w:iCs/>
              </w:rPr>
              <w:t xml:space="preserve">usiform </w:t>
            </w:r>
            <w:r w:rsidR="51AC66CF" w:rsidRPr="3F73233A">
              <w:rPr>
                <w:rFonts w:ascii="Arial" w:hAnsi="Arial" w:cs="Arial"/>
                <w:i/>
                <w:iCs/>
              </w:rPr>
              <w:t>G</w:t>
            </w:r>
            <w:r w:rsidRPr="3F73233A">
              <w:rPr>
                <w:rFonts w:ascii="Arial" w:hAnsi="Arial" w:cs="Arial"/>
                <w:i/>
                <w:iCs/>
              </w:rPr>
              <w:t>yrus</w:t>
            </w:r>
          </w:p>
        </w:tc>
        <w:tc>
          <w:tcPr>
            <w:tcW w:w="393" w:type="dxa"/>
          </w:tcPr>
          <w:p w14:paraId="5D323893" w14:textId="77777777" w:rsidR="00434C4C" w:rsidRPr="00410278" w:rsidRDefault="00434C4C" w:rsidP="00F66CA8">
            <w:pPr>
              <w:wordWrap/>
              <w:spacing w:line="360" w:lineRule="auto"/>
              <w:jc w:val="left"/>
              <w:rPr>
                <w:rFonts w:ascii="Arial" w:hAnsi="Arial" w:cs="Arial"/>
                <w:bCs/>
                <w:szCs w:val="20"/>
              </w:rPr>
            </w:pPr>
          </w:p>
        </w:tc>
      </w:tr>
      <w:tr w:rsidR="008F2F01" w:rsidRPr="003D1A7F" w14:paraId="0457F432" w14:textId="77777777" w:rsidTr="3F73233A">
        <w:trPr>
          <w:trHeight w:val="26"/>
        </w:trPr>
        <w:tc>
          <w:tcPr>
            <w:tcW w:w="1021" w:type="dxa"/>
            <w:tcBorders>
              <w:bottom w:val="single" w:sz="24" w:space="0" w:color="auto"/>
            </w:tcBorders>
          </w:tcPr>
          <w:p w14:paraId="2C0D6FC6" w14:textId="0C74014E" w:rsidR="00434C4C" w:rsidRPr="00583E33" w:rsidRDefault="00434C4C" w:rsidP="00F66CA8">
            <w:pPr>
              <w:wordWrap/>
              <w:spacing w:line="360" w:lineRule="auto"/>
              <w:jc w:val="left"/>
              <w:rPr>
                <w:rFonts w:ascii="Arial" w:hAnsi="Arial" w:cs="Arial"/>
                <w:szCs w:val="20"/>
              </w:rPr>
            </w:pPr>
            <w:r>
              <w:rPr>
                <w:rFonts w:ascii="Arial" w:hAnsi="Arial" w:cs="Arial" w:hint="eastAsia"/>
                <w:szCs w:val="20"/>
              </w:rPr>
              <w:t>3</w:t>
            </w:r>
            <w:ins w:id="310" w:author="Microsoft Office User" w:date="2020-04-14T20:32:00Z">
              <w:r w:rsidR="003D2FA3">
                <w:rPr>
                  <w:rFonts w:ascii="Arial" w:hAnsi="Arial" w:cs="Arial"/>
                  <w:szCs w:val="20"/>
                </w:rPr>
                <w:t>4</w:t>
              </w:r>
            </w:ins>
            <w:del w:id="311" w:author="Microsoft Office User" w:date="2020-04-14T20:32:00Z">
              <w:r w:rsidDel="003D2FA3">
                <w:rPr>
                  <w:rFonts w:ascii="Arial" w:hAnsi="Arial" w:cs="Arial"/>
                  <w:szCs w:val="20"/>
                </w:rPr>
                <w:delText>5</w:delText>
              </w:r>
            </w:del>
          </w:p>
        </w:tc>
        <w:tc>
          <w:tcPr>
            <w:tcW w:w="557" w:type="dxa"/>
            <w:tcBorders>
              <w:bottom w:val="single" w:sz="24" w:space="0" w:color="auto"/>
            </w:tcBorders>
          </w:tcPr>
          <w:p w14:paraId="1A85D15A" w14:textId="594F3EF9" w:rsidR="00434C4C" w:rsidRPr="00410278" w:rsidRDefault="00434C4C" w:rsidP="00F66CA8">
            <w:pPr>
              <w:wordWrap/>
              <w:spacing w:line="360" w:lineRule="auto"/>
              <w:jc w:val="left"/>
              <w:rPr>
                <w:rFonts w:ascii="Arial" w:hAnsi="Arial" w:cs="Arial"/>
                <w:szCs w:val="20"/>
              </w:rPr>
            </w:pPr>
            <w:r>
              <w:rPr>
                <w:rFonts w:ascii="Arial" w:hAnsi="Arial" w:cs="Arial"/>
                <w:szCs w:val="20"/>
              </w:rPr>
              <w:t>42</w:t>
            </w:r>
          </w:p>
        </w:tc>
        <w:tc>
          <w:tcPr>
            <w:tcW w:w="558" w:type="dxa"/>
            <w:tcBorders>
              <w:bottom w:val="single" w:sz="24" w:space="0" w:color="auto"/>
            </w:tcBorders>
          </w:tcPr>
          <w:p w14:paraId="1ABD3C0B" w14:textId="670C3A82" w:rsidR="00434C4C" w:rsidRPr="00410278" w:rsidRDefault="00434C4C" w:rsidP="00F66CA8">
            <w:pPr>
              <w:wordWrap/>
              <w:spacing w:line="360" w:lineRule="auto"/>
              <w:jc w:val="left"/>
              <w:rPr>
                <w:rFonts w:ascii="Arial" w:hAnsi="Arial" w:cs="Arial"/>
                <w:bCs/>
                <w:szCs w:val="20"/>
              </w:rPr>
            </w:pPr>
            <w:r>
              <w:rPr>
                <w:rFonts w:ascii="Arial" w:hAnsi="Arial" w:cs="Arial"/>
                <w:bCs/>
                <w:szCs w:val="20"/>
              </w:rPr>
              <w:t>17</w:t>
            </w:r>
          </w:p>
        </w:tc>
        <w:tc>
          <w:tcPr>
            <w:tcW w:w="558" w:type="dxa"/>
            <w:tcBorders>
              <w:bottom w:val="single" w:sz="24" w:space="0" w:color="auto"/>
            </w:tcBorders>
          </w:tcPr>
          <w:p w14:paraId="68B53D5F" w14:textId="1A29FCF2" w:rsidR="00434C4C" w:rsidRPr="00410278" w:rsidRDefault="00434C4C" w:rsidP="00F66CA8">
            <w:pPr>
              <w:wordWrap/>
              <w:spacing w:line="360" w:lineRule="auto"/>
              <w:jc w:val="left"/>
              <w:rPr>
                <w:rFonts w:ascii="Arial" w:hAnsi="Arial" w:cs="Arial"/>
                <w:szCs w:val="20"/>
              </w:rPr>
            </w:pPr>
            <w:r>
              <w:rPr>
                <w:rFonts w:ascii="Arial" w:hAnsi="Arial" w:cs="Arial"/>
                <w:szCs w:val="20"/>
              </w:rPr>
              <w:t>-40</w:t>
            </w:r>
          </w:p>
        </w:tc>
        <w:tc>
          <w:tcPr>
            <w:tcW w:w="992" w:type="dxa"/>
            <w:tcBorders>
              <w:bottom w:val="single" w:sz="24" w:space="0" w:color="auto"/>
            </w:tcBorders>
          </w:tcPr>
          <w:p w14:paraId="0C005B61" w14:textId="77372E9B" w:rsidR="00434C4C" w:rsidRDefault="00434C4C" w:rsidP="00F66CA8">
            <w:pPr>
              <w:wordWrap/>
              <w:spacing w:line="360" w:lineRule="auto"/>
              <w:jc w:val="left"/>
              <w:rPr>
                <w:rFonts w:ascii="Arial" w:hAnsi="Arial" w:cs="Arial"/>
                <w:bCs/>
                <w:szCs w:val="20"/>
              </w:rPr>
            </w:pPr>
            <w:r>
              <w:rPr>
                <w:rFonts w:ascii="Arial" w:hAnsi="Arial" w:cs="Arial"/>
                <w:bCs/>
                <w:szCs w:val="20"/>
              </w:rPr>
              <w:t>4.54</w:t>
            </w:r>
          </w:p>
        </w:tc>
        <w:tc>
          <w:tcPr>
            <w:tcW w:w="1470" w:type="dxa"/>
            <w:tcBorders>
              <w:bottom w:val="single" w:sz="24" w:space="0" w:color="auto"/>
            </w:tcBorders>
          </w:tcPr>
          <w:p w14:paraId="2634F3B2" w14:textId="57EAEABC" w:rsidR="00434C4C" w:rsidRDefault="00C05C18" w:rsidP="00F66CA8">
            <w:pPr>
              <w:wordWrap/>
              <w:spacing w:line="360" w:lineRule="auto"/>
              <w:jc w:val="left"/>
              <w:rPr>
                <w:rFonts w:ascii="Arial" w:hAnsi="Arial" w:cs="Arial"/>
                <w:bCs/>
                <w:szCs w:val="20"/>
              </w:rPr>
            </w:pPr>
            <w:ins w:id="312" w:author="Microsoft Office User" w:date="2020-04-14T20:42:00Z">
              <w:r>
                <w:rPr>
                  <w:rFonts w:ascii="Arial" w:hAnsi="Arial" w:cs="Arial"/>
                  <w:bCs/>
                  <w:szCs w:val="20"/>
                </w:rPr>
                <w:t>-</w:t>
              </w:r>
            </w:ins>
            <w:ins w:id="313" w:author="Microsoft Office User" w:date="2020-04-14T21:30:00Z">
              <w:r w:rsidR="009A7AED">
                <w:rPr>
                  <w:rFonts w:ascii="Arial" w:hAnsi="Arial" w:cs="Arial"/>
                  <w:bCs/>
                  <w:szCs w:val="20"/>
                </w:rPr>
                <w:t>3.4</w:t>
              </w:r>
            </w:ins>
            <w:ins w:id="314" w:author="Microsoft Office User" w:date="2020-04-14T21:34:00Z">
              <w:r w:rsidR="00E026DF">
                <w:rPr>
                  <w:rFonts w:ascii="Arial" w:hAnsi="Arial" w:cs="Arial"/>
                  <w:bCs/>
                  <w:szCs w:val="20"/>
                </w:rPr>
                <w:t>5</w:t>
              </w:r>
            </w:ins>
            <w:del w:id="315" w:author="Microsoft Office User" w:date="2020-04-14T20:42:00Z">
              <w:r w:rsidR="00F84E5C" w:rsidDel="00C05C18">
                <w:rPr>
                  <w:rFonts w:ascii="Arial" w:hAnsi="Arial" w:cs="Arial" w:hint="eastAsia"/>
                  <w:bCs/>
                  <w:szCs w:val="20"/>
                </w:rPr>
                <w:delText>0</w:delText>
              </w:r>
              <w:r w:rsidR="00F84E5C" w:rsidDel="00C05C18">
                <w:rPr>
                  <w:rFonts w:ascii="Arial" w:hAnsi="Arial" w:cs="Arial"/>
                  <w:bCs/>
                  <w:szCs w:val="20"/>
                </w:rPr>
                <w:delText>.03</w:delText>
              </w:r>
            </w:del>
          </w:p>
        </w:tc>
        <w:tc>
          <w:tcPr>
            <w:tcW w:w="3585" w:type="dxa"/>
            <w:tcBorders>
              <w:bottom w:val="single" w:sz="24" w:space="0" w:color="auto"/>
            </w:tcBorders>
          </w:tcPr>
          <w:p w14:paraId="04BE4101" w14:textId="072F665D" w:rsidR="00434C4C" w:rsidRPr="00583E33" w:rsidRDefault="00434C4C" w:rsidP="3F73233A">
            <w:pPr>
              <w:wordWrap/>
              <w:spacing w:line="360" w:lineRule="auto"/>
              <w:jc w:val="left"/>
              <w:rPr>
                <w:rFonts w:ascii="Arial" w:hAnsi="Arial" w:cs="Arial"/>
                <w:i/>
                <w:iCs/>
              </w:rPr>
            </w:pPr>
            <w:r w:rsidRPr="3F73233A">
              <w:rPr>
                <w:rFonts w:ascii="Arial" w:hAnsi="Arial" w:cs="Arial"/>
                <w:i/>
                <w:iCs/>
              </w:rPr>
              <w:t xml:space="preserve">R Temporal </w:t>
            </w:r>
            <w:r w:rsidR="64272000" w:rsidRPr="3F73233A">
              <w:rPr>
                <w:rFonts w:ascii="Arial" w:hAnsi="Arial" w:cs="Arial"/>
                <w:i/>
                <w:iCs/>
              </w:rPr>
              <w:t>P</w:t>
            </w:r>
            <w:r w:rsidRPr="3F73233A">
              <w:rPr>
                <w:rFonts w:ascii="Arial" w:hAnsi="Arial" w:cs="Arial"/>
                <w:i/>
                <w:iCs/>
              </w:rPr>
              <w:t>ole</w:t>
            </w:r>
          </w:p>
        </w:tc>
        <w:tc>
          <w:tcPr>
            <w:tcW w:w="393" w:type="dxa"/>
            <w:tcBorders>
              <w:bottom w:val="single" w:sz="24" w:space="0" w:color="auto"/>
            </w:tcBorders>
          </w:tcPr>
          <w:p w14:paraId="11D06FA6" w14:textId="77777777" w:rsidR="00434C4C" w:rsidRPr="00410278" w:rsidRDefault="00434C4C" w:rsidP="00F66CA8">
            <w:pPr>
              <w:wordWrap/>
              <w:spacing w:line="360" w:lineRule="auto"/>
              <w:jc w:val="left"/>
              <w:rPr>
                <w:rFonts w:ascii="Arial" w:hAnsi="Arial" w:cs="Arial"/>
                <w:bCs/>
                <w:szCs w:val="20"/>
              </w:rPr>
            </w:pPr>
          </w:p>
        </w:tc>
      </w:tr>
    </w:tbl>
    <w:p w14:paraId="383E67E8" w14:textId="77777777" w:rsidR="00686541" w:rsidRDefault="00686541" w:rsidP="00686541">
      <w:pPr>
        <w:wordWrap/>
        <w:spacing w:line="360" w:lineRule="auto"/>
        <w:jc w:val="left"/>
        <w:rPr>
          <w:ins w:id="316" w:author="Emily Yunha Shin" w:date="2020-04-09T06:43:00Z"/>
          <w:rFonts w:ascii="Arial" w:hAnsi="Arial" w:cs="Arial"/>
        </w:rPr>
      </w:pPr>
    </w:p>
    <w:p w14:paraId="12A49238" w14:textId="4BC43F22" w:rsidR="03C8144B" w:rsidRDefault="7CBF7900" w:rsidP="3F73233A">
      <w:pPr>
        <w:spacing w:line="360" w:lineRule="auto"/>
        <w:jc w:val="left"/>
        <w:rPr>
          <w:del w:id="317" w:author="최예라" w:date="2020-04-10T09:18:00Z"/>
          <w:rFonts w:ascii="Arial" w:hAnsi="Arial" w:cs="Arial"/>
        </w:rPr>
      </w:pPr>
      <w:ins w:id="318" w:author="최예라" w:date="2020-04-10T08:33:00Z">
        <w:r w:rsidRPr="2C560E23">
          <w:rPr>
            <w:rFonts w:ascii="Arial" w:hAnsi="Arial" w:cs="Arial"/>
          </w:rPr>
          <w:t>Three clusters were identified by a</w:t>
        </w:r>
        <w:r w:rsidR="74981CBC" w:rsidRPr="2C560E23">
          <w:rPr>
            <w:rFonts w:ascii="Arial" w:hAnsi="Arial" w:cs="Arial"/>
          </w:rPr>
          <w:t xml:space="preserve"> whole-brain searchlight analysis to </w:t>
        </w:r>
      </w:ins>
      <w:ins w:id="319" w:author="최예라" w:date="2020-04-10T08:35:00Z">
        <w:r w:rsidR="0DB6FC53" w:rsidRPr="2C560E23">
          <w:rPr>
            <w:rFonts w:ascii="Arial" w:hAnsi="Arial" w:cs="Arial"/>
          </w:rPr>
          <w:t>delineate the regions showing significant</w:t>
        </w:r>
      </w:ins>
      <w:ins w:id="320" w:author="최예라" w:date="2020-04-10T08:47:00Z">
        <w:r w:rsidR="19AE067E" w:rsidRPr="2C560E23">
          <w:rPr>
            <w:rFonts w:ascii="Arial" w:hAnsi="Arial" w:cs="Arial"/>
          </w:rPr>
          <w:t xml:space="preserve"> learning-related changes in classification accuracies.</w:t>
        </w:r>
      </w:ins>
      <w:ins w:id="321" w:author="최예라" w:date="2020-04-10T08:33:00Z">
        <w:r w:rsidRPr="2C560E23">
          <w:rPr>
            <w:rFonts w:ascii="Arial" w:hAnsi="Arial" w:cs="Arial"/>
          </w:rPr>
          <w:t xml:space="preserve"> </w:t>
        </w:r>
      </w:ins>
      <w:ins w:id="322" w:author="최예라" w:date="2020-04-10T09:22:00Z">
        <w:r w:rsidR="39008EEC" w:rsidRPr="2C560E23">
          <w:rPr>
            <w:rFonts w:ascii="Arial" w:hAnsi="Arial" w:cs="Arial"/>
          </w:rPr>
          <w:t xml:space="preserve">The </w:t>
        </w:r>
      </w:ins>
      <w:ins w:id="323" w:author="최예라" w:date="2020-04-10T09:23:00Z">
        <w:r w:rsidR="39008EEC" w:rsidRPr="2C560E23">
          <w:rPr>
            <w:rFonts w:ascii="Arial" w:hAnsi="Arial" w:cs="Arial"/>
          </w:rPr>
          <w:t>respectiv</w:t>
        </w:r>
      </w:ins>
      <w:ins w:id="324" w:author="최예라" w:date="2020-04-10T09:27:00Z">
        <w:r w:rsidR="602B588F" w:rsidRPr="2C560E23">
          <w:rPr>
            <w:rFonts w:ascii="Arial" w:hAnsi="Arial" w:cs="Arial"/>
          </w:rPr>
          <w:t xml:space="preserve">e </w:t>
        </w:r>
      </w:ins>
      <w:ins w:id="325" w:author="최예라" w:date="2020-04-10T09:26:00Z">
        <w:r w:rsidR="29553E34" w:rsidRPr="2C560E23">
          <w:rPr>
            <w:rFonts w:ascii="Arial" w:hAnsi="Arial" w:cs="Arial"/>
          </w:rPr>
          <w:t>location</w:t>
        </w:r>
      </w:ins>
      <w:ins w:id="326" w:author="최예라" w:date="2020-04-10T09:27:00Z">
        <w:r w:rsidR="7625C35E" w:rsidRPr="2C560E23">
          <w:rPr>
            <w:rFonts w:ascii="Arial" w:hAnsi="Arial" w:cs="Arial"/>
          </w:rPr>
          <w:t>s</w:t>
        </w:r>
      </w:ins>
      <w:ins w:id="327" w:author="최예라" w:date="2020-04-10T09:26:00Z">
        <w:r w:rsidR="29553E34" w:rsidRPr="2C560E23">
          <w:rPr>
            <w:rFonts w:ascii="Arial" w:hAnsi="Arial" w:cs="Arial"/>
          </w:rPr>
          <w:t xml:space="preserve"> of </w:t>
        </w:r>
      </w:ins>
      <w:ins w:id="328" w:author="최예라" w:date="2020-04-10T09:27:00Z">
        <w:r w:rsidR="7F31A9C9" w:rsidRPr="2C560E23">
          <w:rPr>
            <w:rFonts w:ascii="Arial" w:hAnsi="Arial" w:cs="Arial"/>
          </w:rPr>
          <w:t xml:space="preserve">the clusters </w:t>
        </w:r>
      </w:ins>
      <w:ins w:id="329" w:author="최예라" w:date="2020-04-10T09:33:00Z">
        <w:r w:rsidR="6FB71907" w:rsidRPr="2C560E23">
          <w:rPr>
            <w:rFonts w:ascii="Arial" w:hAnsi="Arial" w:cs="Arial"/>
          </w:rPr>
          <w:t xml:space="preserve">were determined according to the Harvard-Oxford atlas and </w:t>
        </w:r>
      </w:ins>
      <w:ins w:id="330" w:author="최예라" w:date="2020-04-10T09:27:00Z">
        <w:r w:rsidR="7D87D44B" w:rsidRPr="2C560E23">
          <w:rPr>
            <w:rFonts w:ascii="Arial" w:hAnsi="Arial" w:cs="Arial"/>
          </w:rPr>
          <w:t xml:space="preserve">are listed in the Locations </w:t>
        </w:r>
        <w:proofErr w:type="spellStart"/>
        <w:r w:rsidR="7D87D44B" w:rsidRPr="2C560E23">
          <w:rPr>
            <w:rFonts w:ascii="Arial" w:hAnsi="Arial" w:cs="Arial"/>
          </w:rPr>
          <w:t>column</w:t>
        </w:r>
      </w:ins>
      <w:ins w:id="331" w:author="최예라" w:date="2020-04-10T09:33:00Z">
        <w:r w:rsidR="33D610D9" w:rsidRPr="2C560E23">
          <w:rPr>
            <w:rFonts w:ascii="Arial" w:hAnsi="Arial" w:cs="Arial"/>
          </w:rPr>
          <w:t>.</w:t>
        </w:r>
      </w:ins>
      <w:ins w:id="332" w:author="Emily Yunha Shin" w:date="2020-04-09T06:43:00Z">
        <w:del w:id="333" w:author="최예라" w:date="2020-04-10T09:33:00Z">
          <w:r w:rsidR="03C8144B" w:rsidRPr="2C560E23" w:rsidDel="03C8144B">
            <w:rPr>
              <w:rFonts w:ascii="Arial" w:hAnsi="Arial" w:cs="Arial"/>
            </w:rPr>
            <w:delText xml:space="preserve">Locations </w:delText>
          </w:r>
        </w:del>
      </w:ins>
      <w:ins w:id="334" w:author="Emily Yunha Shin" w:date="2020-04-09T07:23:00Z">
        <w:del w:id="335" w:author="최예라" w:date="2020-04-10T09:33:00Z">
          <w:r w:rsidR="03C8144B" w:rsidRPr="2C560E23" w:rsidDel="56CAD661">
            <w:rPr>
              <w:rFonts w:ascii="Arial" w:hAnsi="Arial" w:cs="Arial"/>
            </w:rPr>
            <w:delText xml:space="preserve">were </w:delText>
          </w:r>
        </w:del>
      </w:ins>
      <w:ins w:id="336" w:author="Emily Yunha Shin" w:date="2020-04-09T06:43:00Z">
        <w:del w:id="337" w:author="최예라" w:date="2020-04-10T09:33:00Z">
          <w:r w:rsidR="03C8144B" w:rsidRPr="2C560E23" w:rsidDel="03C8144B">
            <w:rPr>
              <w:rFonts w:ascii="Arial" w:hAnsi="Arial" w:cs="Arial"/>
            </w:rPr>
            <w:delText>listed in descending order by size of the region in cluster with Harvard-Oxford atlas.</w:delText>
          </w:r>
        </w:del>
      </w:ins>
      <w:ins w:id="338" w:author="Emily Yunha Shin" w:date="2020-04-09T06:44:00Z">
        <w:del w:id="339" w:author="최예라" w:date="2020-04-10T09:33:00Z">
          <w:r w:rsidR="03C8144B" w:rsidRPr="2C560E23" w:rsidDel="03C8144B">
            <w:rPr>
              <w:rFonts w:ascii="Arial" w:hAnsi="Arial" w:cs="Arial"/>
            </w:rPr>
            <w:delText xml:space="preserve"> </w:delText>
          </w:r>
        </w:del>
      </w:ins>
      <w:ins w:id="340" w:author="Emily Yunha Shin" w:date="2020-04-09T07:21:00Z">
        <w:del w:id="341" w:author="최예라" w:date="2020-04-10T09:33:00Z">
          <w:r w:rsidR="03C8144B" w:rsidRPr="2C560E23" w:rsidDel="20C99A69">
            <w:rPr>
              <w:rFonts w:ascii="Arial" w:hAnsi="Arial" w:cs="Arial"/>
            </w:rPr>
            <w:delText>Region</w:delText>
          </w:r>
        </w:del>
      </w:ins>
      <w:ins w:id="342" w:author="Emily Yunha Shin" w:date="2020-04-09T06:44:00Z">
        <w:del w:id="343" w:author="최예라" w:date="2020-04-10T09:33:00Z">
          <w:r w:rsidR="03C8144B" w:rsidRPr="2C560E23" w:rsidDel="03C8144B">
            <w:rPr>
              <w:rFonts w:ascii="Arial" w:hAnsi="Arial" w:cs="Arial"/>
            </w:rPr>
            <w:delText>s below</w:delText>
          </w:r>
        </w:del>
      </w:ins>
      <w:ins w:id="344" w:author="Emily Yunha Shin" w:date="2020-04-09T06:43:00Z">
        <w:del w:id="345" w:author="최예라" w:date="2020-04-10T09:33:00Z">
          <w:r w:rsidR="03C8144B" w:rsidRPr="2C560E23" w:rsidDel="03C8144B">
            <w:rPr>
              <w:rFonts w:ascii="Arial" w:hAnsi="Arial" w:cs="Arial"/>
            </w:rPr>
            <w:delText xml:space="preserve"> 10 voxel</w:delText>
          </w:r>
        </w:del>
      </w:ins>
      <w:ins w:id="346" w:author="Emily Yunha Shin" w:date="2020-04-09T06:44:00Z">
        <w:del w:id="347" w:author="최예라" w:date="2020-04-10T09:33:00Z">
          <w:r w:rsidR="03C8144B" w:rsidRPr="2C560E23" w:rsidDel="03C8144B">
            <w:rPr>
              <w:rFonts w:ascii="Arial" w:hAnsi="Arial" w:cs="Arial"/>
            </w:rPr>
            <w:delText>s</w:delText>
          </w:r>
        </w:del>
      </w:ins>
      <w:ins w:id="348" w:author="Emily Yunha Shin" w:date="2020-04-10T07:09:00Z">
        <w:del w:id="349" w:author="최예라" w:date="2020-04-10T09:33:00Z">
          <w:r w:rsidR="03C8144B" w:rsidRPr="2C560E23" w:rsidDel="47918430">
            <w:rPr>
              <w:rFonts w:ascii="Arial" w:hAnsi="Arial" w:cs="Arial"/>
            </w:rPr>
            <w:delText xml:space="preserve"> </w:delText>
          </w:r>
        </w:del>
      </w:ins>
      <w:ins w:id="350" w:author="Emily Yunha Shin" w:date="2020-04-09T06:44:00Z">
        <w:del w:id="351" w:author="최예라" w:date="2020-04-10T09:33:00Z">
          <w:r w:rsidR="03C8144B" w:rsidRPr="2C560E23" w:rsidDel="03C8144B">
            <w:rPr>
              <w:rFonts w:ascii="Arial" w:hAnsi="Arial" w:cs="Arial"/>
            </w:rPr>
            <w:delText>were excluded</w:delText>
          </w:r>
        </w:del>
        <w:del w:id="352" w:author="최예라" w:date="2020-04-10T09:22:00Z">
          <w:r w:rsidR="03C8144B" w:rsidRPr="2C560E23" w:rsidDel="03C8144B">
            <w:rPr>
              <w:rFonts w:ascii="Arial" w:hAnsi="Arial" w:cs="Arial"/>
            </w:rPr>
            <w:delText>.</w:delText>
          </w:r>
        </w:del>
      </w:ins>
    </w:p>
    <w:p w14:paraId="4D250C6B" w14:textId="249CE8BA" w:rsidR="00686541" w:rsidRPr="001A172C" w:rsidRDefault="00686541" w:rsidP="00686541">
      <w:pPr>
        <w:wordWrap/>
        <w:spacing w:line="360" w:lineRule="auto"/>
        <w:jc w:val="left"/>
        <w:rPr>
          <w:rFonts w:ascii="Arial" w:hAnsi="Arial" w:cs="Arial"/>
        </w:rPr>
      </w:pPr>
      <w:r w:rsidRPr="3F73233A">
        <w:rPr>
          <w:rFonts w:ascii="Arial" w:hAnsi="Arial" w:cs="Arial"/>
        </w:rPr>
        <w:t>Abbreviations</w:t>
      </w:r>
      <w:proofErr w:type="spellEnd"/>
      <w:r w:rsidRPr="3F73233A">
        <w:rPr>
          <w:rFonts w:ascii="Arial" w:hAnsi="Arial" w:cs="Arial"/>
        </w:rPr>
        <w:t xml:space="preserve">: MNI, Montreal Neurological Institute; </w:t>
      </w:r>
      <w:r w:rsidR="00356C43" w:rsidRPr="3F73233A">
        <w:rPr>
          <w:rFonts w:ascii="Arial" w:hAnsi="Arial" w:cs="Arial"/>
        </w:rPr>
        <w:t xml:space="preserve">L, left; </w:t>
      </w:r>
      <w:r w:rsidRPr="3F73233A">
        <w:rPr>
          <w:rFonts w:ascii="Arial" w:hAnsi="Arial" w:cs="Arial"/>
        </w:rPr>
        <w:t>R, right</w:t>
      </w:r>
      <w:r w:rsidR="00356C43" w:rsidRPr="3F73233A">
        <w:rPr>
          <w:rFonts w:ascii="Arial" w:hAnsi="Arial" w:cs="Arial"/>
        </w:rPr>
        <w:t>.</w:t>
      </w:r>
    </w:p>
    <w:p w14:paraId="6EED1466" w14:textId="77777777" w:rsidR="00FD7846" w:rsidRDefault="00FD7846" w:rsidP="00C9533F">
      <w:pPr>
        <w:wordWrap/>
        <w:spacing w:line="360" w:lineRule="auto"/>
      </w:pPr>
    </w:p>
    <w:p w14:paraId="09FA93E4" w14:textId="3434DD01" w:rsidR="3F73233A" w:rsidRDefault="3F73233A">
      <w:r>
        <w:br w:type="page"/>
      </w:r>
    </w:p>
    <w:p w14:paraId="1A925551" w14:textId="7DB1D2E7" w:rsidR="005E4EDA" w:rsidRDefault="2302A6A0" w:rsidP="3F73233A">
      <w:pPr>
        <w:spacing w:line="360" w:lineRule="auto"/>
        <w:jc w:val="left"/>
        <w:rPr>
          <w:rFonts w:ascii="Arial" w:hAnsi="Arial" w:cs="Arial"/>
          <w:b/>
          <w:bCs/>
        </w:rPr>
      </w:pPr>
      <w:commentRangeStart w:id="353"/>
      <w:r w:rsidRPr="2C560E23">
        <w:rPr>
          <w:rFonts w:ascii="Arial" w:hAnsi="Arial" w:cs="Arial"/>
          <w:b/>
          <w:bCs/>
        </w:rPr>
        <w:lastRenderedPageBreak/>
        <w:t xml:space="preserve">Table X. </w:t>
      </w:r>
      <w:r w:rsidR="68E74817" w:rsidRPr="2C560E23">
        <w:rPr>
          <w:rFonts w:ascii="Arial" w:hAnsi="Arial" w:cs="Arial"/>
          <w:b/>
          <w:bCs/>
        </w:rPr>
        <w:t>Significant clusters identified by</w:t>
      </w:r>
      <w:r w:rsidRPr="2C560E23">
        <w:rPr>
          <w:rFonts w:ascii="Arial" w:hAnsi="Arial" w:cs="Arial"/>
          <w:b/>
          <w:bCs/>
        </w:rPr>
        <w:t xml:space="preserve"> the whole-brain </w:t>
      </w:r>
      <w:r w:rsidR="760C3A5C" w:rsidRPr="2C560E23">
        <w:rPr>
          <w:rFonts w:ascii="Arial" w:hAnsi="Arial" w:cs="Arial"/>
          <w:b/>
          <w:bCs/>
        </w:rPr>
        <w:t xml:space="preserve">univariate </w:t>
      </w:r>
      <w:r w:rsidRPr="2C560E23">
        <w:rPr>
          <w:rFonts w:ascii="Arial" w:hAnsi="Arial" w:cs="Arial"/>
          <w:b/>
          <w:bCs/>
        </w:rPr>
        <w:t>analysis</w:t>
      </w:r>
      <w:r w:rsidR="51EE34D3" w:rsidRPr="2C560E23">
        <w:rPr>
          <w:rFonts w:ascii="Arial" w:hAnsi="Arial" w:cs="Arial"/>
          <w:b/>
          <w:bCs/>
        </w:rPr>
        <w:t xml:space="preserve"> using different target onsets as distinct regressors.</w:t>
      </w:r>
      <w:commentRangeEnd w:id="353"/>
      <w:r w:rsidR="005E4EDA">
        <w:commentReference w:id="353"/>
      </w:r>
    </w:p>
    <w:p w14:paraId="772668ED" w14:textId="77777777" w:rsidR="3F73233A" w:rsidRDefault="3F73233A" w:rsidP="3F73233A">
      <w:pPr>
        <w:spacing w:line="360" w:lineRule="auto"/>
        <w:jc w:val="left"/>
        <w:rPr>
          <w:rFonts w:ascii="Arial" w:hAnsi="Arial" w:cs="Arial"/>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942"/>
        <w:gridCol w:w="509"/>
        <w:gridCol w:w="513"/>
        <w:gridCol w:w="509"/>
        <w:gridCol w:w="907"/>
        <w:gridCol w:w="4704"/>
      </w:tblGrid>
      <w:tr w:rsidR="3F73233A" w14:paraId="778590C8" w14:textId="77777777" w:rsidTr="002D17DF">
        <w:trPr>
          <w:trHeight w:val="450"/>
        </w:trPr>
        <w:tc>
          <w:tcPr>
            <w:tcW w:w="943" w:type="dxa"/>
            <w:tcBorders>
              <w:top w:val="single" w:sz="18" w:space="0" w:color="auto"/>
            </w:tcBorders>
            <w:vAlign w:val="bottom"/>
          </w:tcPr>
          <w:p w14:paraId="38F6F03F" w14:textId="08D262D2" w:rsidR="3F73233A" w:rsidRDefault="3F73233A" w:rsidP="3F73233A">
            <w:pPr>
              <w:spacing w:line="360" w:lineRule="auto"/>
              <w:rPr>
                <w:rFonts w:ascii="Arial" w:hAnsi="Arial" w:cs="Arial"/>
              </w:rPr>
            </w:pPr>
          </w:p>
        </w:tc>
        <w:tc>
          <w:tcPr>
            <w:tcW w:w="943" w:type="dxa"/>
            <w:tcBorders>
              <w:top w:val="single" w:sz="18" w:space="0" w:color="auto"/>
            </w:tcBorders>
            <w:vAlign w:val="bottom"/>
          </w:tcPr>
          <w:p w14:paraId="308D5B9D" w14:textId="241409B1" w:rsidR="3F73233A" w:rsidRDefault="3F73233A" w:rsidP="3F73233A">
            <w:pPr>
              <w:spacing w:line="360" w:lineRule="auto"/>
              <w:ind w:firstLineChars="50" w:firstLine="100"/>
              <w:rPr>
                <w:rFonts w:ascii="Arial" w:hAnsi="Arial" w:cs="Arial"/>
                <w:u w:val="single"/>
              </w:rPr>
            </w:pPr>
            <w:r w:rsidRPr="3F73233A">
              <w:rPr>
                <w:rFonts w:ascii="Arial" w:hAnsi="Arial" w:cs="Arial"/>
              </w:rPr>
              <w:t>Size</w:t>
            </w:r>
          </w:p>
        </w:tc>
        <w:tc>
          <w:tcPr>
            <w:tcW w:w="1547" w:type="dxa"/>
            <w:gridSpan w:val="3"/>
            <w:tcBorders>
              <w:top w:val="single" w:sz="18" w:space="0" w:color="auto"/>
              <w:bottom w:val="single" w:sz="4" w:space="0" w:color="auto"/>
            </w:tcBorders>
            <w:vAlign w:val="bottom"/>
          </w:tcPr>
          <w:p w14:paraId="5EF51537" w14:textId="77777777" w:rsidR="3F73233A" w:rsidRDefault="3F73233A" w:rsidP="3F73233A">
            <w:pPr>
              <w:spacing w:line="360" w:lineRule="auto"/>
              <w:rPr>
                <w:rFonts w:ascii="Arial" w:hAnsi="Arial" w:cs="Arial"/>
              </w:rPr>
            </w:pPr>
            <w:r w:rsidRPr="3F73233A">
              <w:rPr>
                <w:rFonts w:ascii="Arial" w:hAnsi="Arial" w:cs="Arial"/>
              </w:rPr>
              <w:t>Peak (MNI)</w:t>
            </w:r>
          </w:p>
        </w:tc>
        <w:tc>
          <w:tcPr>
            <w:tcW w:w="917" w:type="dxa"/>
            <w:tcBorders>
              <w:top w:val="single" w:sz="18" w:space="0" w:color="auto"/>
            </w:tcBorders>
            <w:vAlign w:val="bottom"/>
          </w:tcPr>
          <w:p w14:paraId="143BF19C" w14:textId="6BBD31D6" w:rsidR="79F15332" w:rsidRDefault="79F15332" w:rsidP="3F73233A">
            <w:pPr>
              <w:spacing w:line="360" w:lineRule="auto"/>
              <w:ind w:leftChars="-30" w:left="-72"/>
              <w:rPr>
                <w:rFonts w:ascii="Arial" w:hAnsi="Arial" w:cs="Arial"/>
                <w:i/>
                <w:iCs/>
              </w:rPr>
            </w:pPr>
            <w:r w:rsidRPr="3F73233A">
              <w:rPr>
                <w:rFonts w:ascii="Arial" w:hAnsi="Arial" w:cs="Arial"/>
                <w:i/>
                <w:iCs/>
              </w:rPr>
              <w:t>F</w:t>
            </w:r>
            <w:r w:rsidRPr="002D17DF">
              <w:rPr>
                <w:rFonts w:ascii="Arial" w:hAnsi="Arial" w:cs="Arial"/>
              </w:rPr>
              <w:t>-value</w:t>
            </w:r>
          </w:p>
        </w:tc>
        <w:tc>
          <w:tcPr>
            <w:tcW w:w="4830" w:type="dxa"/>
            <w:tcBorders>
              <w:top w:val="single" w:sz="18" w:space="0" w:color="auto"/>
            </w:tcBorders>
          </w:tcPr>
          <w:p w14:paraId="72AE0DFF" w14:textId="3E05A0A2" w:rsidR="3F73233A" w:rsidRDefault="3F73233A" w:rsidP="3F73233A">
            <w:pPr>
              <w:spacing w:line="360" w:lineRule="auto"/>
              <w:ind w:leftChars="-30" w:left="-72"/>
              <w:jc w:val="left"/>
              <w:rPr>
                <w:rFonts w:ascii="Arial" w:hAnsi="Arial" w:cs="Arial"/>
              </w:rPr>
            </w:pPr>
          </w:p>
        </w:tc>
      </w:tr>
      <w:tr w:rsidR="3F73233A" w14:paraId="1A39DB3D" w14:textId="77777777" w:rsidTr="002D17DF">
        <w:trPr>
          <w:trHeight w:val="149"/>
        </w:trPr>
        <w:tc>
          <w:tcPr>
            <w:tcW w:w="943" w:type="dxa"/>
            <w:tcBorders>
              <w:bottom w:val="single" w:sz="18" w:space="0" w:color="auto"/>
            </w:tcBorders>
          </w:tcPr>
          <w:p w14:paraId="1BC5FB72" w14:textId="7578C5B5" w:rsidR="3A5B920F" w:rsidRDefault="3A5B920F" w:rsidP="3F73233A">
            <w:pPr>
              <w:spacing w:line="360" w:lineRule="auto"/>
              <w:jc w:val="left"/>
              <w:rPr>
                <w:rFonts w:ascii="Arial" w:hAnsi="Arial" w:cs="Arial"/>
              </w:rPr>
            </w:pPr>
            <w:r w:rsidRPr="3F73233A">
              <w:rPr>
                <w:rFonts w:ascii="Arial" w:hAnsi="Arial" w:cs="Arial"/>
              </w:rPr>
              <w:t>Stage</w:t>
            </w:r>
          </w:p>
        </w:tc>
        <w:tc>
          <w:tcPr>
            <w:tcW w:w="943" w:type="dxa"/>
            <w:tcBorders>
              <w:bottom w:val="single" w:sz="18" w:space="0" w:color="auto"/>
            </w:tcBorders>
          </w:tcPr>
          <w:p w14:paraId="0AEDBFC5" w14:textId="17AEB2F4" w:rsidR="3F73233A" w:rsidRDefault="3F73233A" w:rsidP="3F73233A">
            <w:pPr>
              <w:spacing w:line="360" w:lineRule="auto"/>
              <w:jc w:val="left"/>
              <w:rPr>
                <w:rFonts w:ascii="Arial" w:hAnsi="Arial" w:cs="Arial"/>
              </w:rPr>
            </w:pPr>
            <w:r w:rsidRPr="3F73233A">
              <w:rPr>
                <w:rFonts w:ascii="Arial" w:hAnsi="Arial" w:cs="Arial"/>
              </w:rPr>
              <w:t xml:space="preserve"> (voxels)</w:t>
            </w:r>
          </w:p>
        </w:tc>
        <w:tc>
          <w:tcPr>
            <w:tcW w:w="515" w:type="dxa"/>
            <w:tcBorders>
              <w:top w:val="single" w:sz="4" w:space="0" w:color="auto"/>
              <w:bottom w:val="single" w:sz="18" w:space="0" w:color="auto"/>
            </w:tcBorders>
          </w:tcPr>
          <w:p w14:paraId="5779E7E7" w14:textId="77777777" w:rsidR="3F73233A" w:rsidRDefault="3F73233A" w:rsidP="3F73233A">
            <w:pPr>
              <w:spacing w:line="360" w:lineRule="auto"/>
              <w:jc w:val="left"/>
              <w:rPr>
                <w:rFonts w:ascii="Arial" w:hAnsi="Arial" w:cs="Arial"/>
                <w:i/>
                <w:iCs/>
              </w:rPr>
            </w:pPr>
            <w:r w:rsidRPr="3F73233A">
              <w:rPr>
                <w:rFonts w:ascii="Arial" w:hAnsi="Arial" w:cs="Arial"/>
                <w:i/>
                <w:iCs/>
              </w:rPr>
              <w:t>X</w:t>
            </w:r>
          </w:p>
        </w:tc>
        <w:tc>
          <w:tcPr>
            <w:tcW w:w="516" w:type="dxa"/>
            <w:tcBorders>
              <w:top w:val="single" w:sz="4" w:space="0" w:color="auto"/>
              <w:bottom w:val="single" w:sz="18" w:space="0" w:color="auto"/>
            </w:tcBorders>
          </w:tcPr>
          <w:p w14:paraId="4745736C" w14:textId="77777777" w:rsidR="3F73233A" w:rsidRDefault="3F73233A" w:rsidP="3F73233A">
            <w:pPr>
              <w:spacing w:line="360" w:lineRule="auto"/>
              <w:jc w:val="left"/>
              <w:rPr>
                <w:rFonts w:ascii="Arial" w:hAnsi="Arial" w:cs="Arial"/>
                <w:i/>
                <w:iCs/>
              </w:rPr>
            </w:pPr>
            <w:r w:rsidRPr="3F73233A">
              <w:rPr>
                <w:rFonts w:ascii="Arial" w:hAnsi="Arial" w:cs="Arial"/>
                <w:i/>
                <w:iCs/>
              </w:rPr>
              <w:t>Y</w:t>
            </w:r>
          </w:p>
        </w:tc>
        <w:tc>
          <w:tcPr>
            <w:tcW w:w="516" w:type="dxa"/>
            <w:tcBorders>
              <w:top w:val="single" w:sz="4" w:space="0" w:color="auto"/>
              <w:bottom w:val="single" w:sz="18" w:space="0" w:color="auto"/>
            </w:tcBorders>
          </w:tcPr>
          <w:p w14:paraId="1E3325DB" w14:textId="77777777" w:rsidR="3F73233A" w:rsidRDefault="3F73233A" w:rsidP="3F73233A">
            <w:pPr>
              <w:spacing w:line="360" w:lineRule="auto"/>
              <w:jc w:val="left"/>
              <w:rPr>
                <w:rFonts w:ascii="Arial" w:hAnsi="Arial" w:cs="Arial"/>
                <w:i/>
                <w:iCs/>
              </w:rPr>
            </w:pPr>
            <w:r w:rsidRPr="3F73233A">
              <w:rPr>
                <w:rFonts w:ascii="Arial" w:hAnsi="Arial" w:cs="Arial"/>
                <w:i/>
                <w:iCs/>
              </w:rPr>
              <w:t>Z</w:t>
            </w:r>
          </w:p>
        </w:tc>
        <w:tc>
          <w:tcPr>
            <w:tcW w:w="917" w:type="dxa"/>
            <w:tcBorders>
              <w:bottom w:val="single" w:sz="18" w:space="0" w:color="auto"/>
            </w:tcBorders>
          </w:tcPr>
          <w:p w14:paraId="76DB927C" w14:textId="3190532C" w:rsidR="3F73233A" w:rsidRDefault="3F73233A" w:rsidP="3F73233A">
            <w:pPr>
              <w:spacing w:line="360" w:lineRule="auto"/>
              <w:jc w:val="left"/>
              <w:rPr>
                <w:rFonts w:ascii="Arial" w:hAnsi="Arial" w:cs="Arial"/>
              </w:rPr>
            </w:pPr>
            <w:r w:rsidRPr="3F73233A">
              <w:rPr>
                <w:rFonts w:ascii="Arial" w:hAnsi="Arial" w:cs="Arial"/>
              </w:rPr>
              <w:t>at peak</w:t>
            </w:r>
          </w:p>
        </w:tc>
        <w:tc>
          <w:tcPr>
            <w:tcW w:w="4830" w:type="dxa"/>
            <w:tcBorders>
              <w:bottom w:val="single" w:sz="18" w:space="0" w:color="auto"/>
            </w:tcBorders>
          </w:tcPr>
          <w:p w14:paraId="049D3B01" w14:textId="47E62465" w:rsidR="3F73233A" w:rsidRDefault="3F73233A" w:rsidP="3F73233A">
            <w:pPr>
              <w:spacing w:line="360" w:lineRule="auto"/>
              <w:jc w:val="left"/>
              <w:rPr>
                <w:rFonts w:ascii="Arial" w:hAnsi="Arial" w:cs="Arial"/>
                <w:i/>
                <w:iCs/>
              </w:rPr>
            </w:pPr>
            <w:r w:rsidRPr="3F73233A">
              <w:rPr>
                <w:rFonts w:ascii="Arial" w:hAnsi="Arial" w:cs="Arial"/>
                <w:i/>
                <w:iCs/>
              </w:rPr>
              <w:t>Locations</w:t>
            </w:r>
          </w:p>
        </w:tc>
      </w:tr>
      <w:tr w:rsidR="3F73233A" w14:paraId="02B413CA" w14:textId="77777777" w:rsidTr="002D17DF">
        <w:trPr>
          <w:trHeight w:val="26"/>
        </w:trPr>
        <w:tc>
          <w:tcPr>
            <w:tcW w:w="943" w:type="dxa"/>
          </w:tcPr>
          <w:p w14:paraId="7FFB06F5" w14:textId="480284B1" w:rsidR="1655CA26" w:rsidRDefault="1655CA26" w:rsidP="3F73233A">
            <w:pPr>
              <w:spacing w:line="360" w:lineRule="auto"/>
              <w:jc w:val="left"/>
              <w:rPr>
                <w:rFonts w:ascii="Arial" w:hAnsi="Arial" w:cs="Arial"/>
              </w:rPr>
            </w:pPr>
            <w:r w:rsidRPr="3F73233A">
              <w:rPr>
                <w:rFonts w:ascii="Arial" w:hAnsi="Arial" w:cs="Arial"/>
              </w:rPr>
              <w:t>Early</w:t>
            </w:r>
          </w:p>
        </w:tc>
        <w:tc>
          <w:tcPr>
            <w:tcW w:w="943" w:type="dxa"/>
          </w:tcPr>
          <w:p w14:paraId="5DB489F4" w14:textId="6FCC6F41" w:rsidR="38AF76DF" w:rsidRDefault="38AF76DF" w:rsidP="3F73233A">
            <w:pPr>
              <w:spacing w:line="360" w:lineRule="auto"/>
              <w:jc w:val="left"/>
              <w:rPr>
                <w:rFonts w:ascii="Arial" w:hAnsi="Arial" w:cs="Arial"/>
              </w:rPr>
            </w:pPr>
            <w:r w:rsidRPr="3F73233A">
              <w:rPr>
                <w:rFonts w:ascii="Arial" w:hAnsi="Arial" w:cs="Arial"/>
              </w:rPr>
              <w:t>479</w:t>
            </w:r>
          </w:p>
        </w:tc>
        <w:tc>
          <w:tcPr>
            <w:tcW w:w="515" w:type="dxa"/>
          </w:tcPr>
          <w:p w14:paraId="41B6FB43" w14:textId="790C1455" w:rsidR="6AFB58A9" w:rsidRDefault="6AFB58A9" w:rsidP="3F73233A">
            <w:pPr>
              <w:spacing w:line="360" w:lineRule="auto"/>
              <w:jc w:val="left"/>
              <w:rPr>
                <w:rFonts w:ascii="Arial" w:hAnsi="Arial" w:cs="Arial"/>
              </w:rPr>
            </w:pPr>
            <w:r w:rsidRPr="3F73233A">
              <w:rPr>
                <w:rFonts w:ascii="Arial" w:hAnsi="Arial" w:cs="Arial"/>
              </w:rPr>
              <w:t>7</w:t>
            </w:r>
          </w:p>
        </w:tc>
        <w:tc>
          <w:tcPr>
            <w:tcW w:w="516" w:type="dxa"/>
            <w:tcBorders>
              <w:top w:val="single" w:sz="4" w:space="0" w:color="auto"/>
            </w:tcBorders>
          </w:tcPr>
          <w:p w14:paraId="13D3FB46" w14:textId="75312123" w:rsidR="3F73233A" w:rsidRDefault="3F73233A" w:rsidP="3F73233A">
            <w:pPr>
              <w:spacing w:line="360" w:lineRule="auto"/>
              <w:jc w:val="left"/>
              <w:rPr>
                <w:rFonts w:ascii="Arial" w:hAnsi="Arial" w:cs="Arial"/>
              </w:rPr>
            </w:pPr>
            <w:r w:rsidRPr="3F73233A">
              <w:rPr>
                <w:rFonts w:ascii="Arial" w:hAnsi="Arial" w:cs="Arial"/>
              </w:rPr>
              <w:t>-</w:t>
            </w:r>
            <w:r w:rsidR="0CF8CA85" w:rsidRPr="3F73233A">
              <w:rPr>
                <w:rFonts w:ascii="Arial" w:hAnsi="Arial" w:cs="Arial"/>
              </w:rPr>
              <w:t>80</w:t>
            </w:r>
          </w:p>
        </w:tc>
        <w:tc>
          <w:tcPr>
            <w:tcW w:w="516" w:type="dxa"/>
            <w:tcBorders>
              <w:top w:val="single" w:sz="4" w:space="0" w:color="auto"/>
            </w:tcBorders>
          </w:tcPr>
          <w:p w14:paraId="30CC58D8" w14:textId="566058E6" w:rsidR="37D3448C" w:rsidRDefault="37D3448C" w:rsidP="3F73233A">
            <w:pPr>
              <w:spacing w:line="360" w:lineRule="auto"/>
              <w:jc w:val="left"/>
              <w:rPr>
                <w:rFonts w:ascii="Arial" w:hAnsi="Arial" w:cs="Arial"/>
              </w:rPr>
            </w:pPr>
            <w:r w:rsidRPr="3F73233A">
              <w:rPr>
                <w:rFonts w:ascii="Arial" w:hAnsi="Arial" w:cs="Arial"/>
              </w:rPr>
              <w:t>-5</w:t>
            </w:r>
          </w:p>
        </w:tc>
        <w:tc>
          <w:tcPr>
            <w:tcW w:w="917" w:type="dxa"/>
            <w:tcBorders>
              <w:top w:val="single" w:sz="4" w:space="0" w:color="auto"/>
            </w:tcBorders>
          </w:tcPr>
          <w:p w14:paraId="427B74BA" w14:textId="0F590E9F" w:rsidR="4B331E3B" w:rsidRDefault="4B331E3B" w:rsidP="3F73233A">
            <w:pPr>
              <w:spacing w:line="360" w:lineRule="auto"/>
              <w:jc w:val="left"/>
            </w:pPr>
            <w:r w:rsidRPr="3F73233A">
              <w:rPr>
                <w:rFonts w:ascii="Arial" w:hAnsi="Arial" w:cs="Arial"/>
              </w:rPr>
              <w:t>22.0</w:t>
            </w:r>
          </w:p>
        </w:tc>
        <w:tc>
          <w:tcPr>
            <w:tcW w:w="4830" w:type="dxa"/>
          </w:tcPr>
          <w:p w14:paraId="4F23441E" w14:textId="5D19C6B9" w:rsidR="5476FE1C" w:rsidRDefault="5476FE1C" w:rsidP="3F73233A">
            <w:pPr>
              <w:spacing w:line="360" w:lineRule="auto"/>
              <w:jc w:val="left"/>
              <w:rPr>
                <w:rFonts w:ascii="Arial" w:hAnsi="Arial" w:cs="Arial"/>
                <w:i/>
                <w:iCs/>
              </w:rPr>
            </w:pPr>
            <w:r w:rsidRPr="3F73233A">
              <w:rPr>
                <w:rFonts w:ascii="Arial" w:hAnsi="Arial" w:cs="Arial"/>
                <w:i/>
                <w:iCs/>
              </w:rPr>
              <w:t>L/R</w:t>
            </w:r>
            <w:r w:rsidR="68BA2120" w:rsidRPr="3F73233A">
              <w:rPr>
                <w:rFonts w:ascii="Arial" w:hAnsi="Arial" w:cs="Arial"/>
                <w:i/>
                <w:iCs/>
              </w:rPr>
              <w:t xml:space="preserve"> </w:t>
            </w:r>
            <w:r w:rsidR="0BD7BB96" w:rsidRPr="3F73233A">
              <w:rPr>
                <w:rFonts w:ascii="Arial" w:hAnsi="Arial" w:cs="Arial"/>
                <w:i/>
                <w:iCs/>
              </w:rPr>
              <w:t xml:space="preserve">Lingual </w:t>
            </w:r>
            <w:r w:rsidR="4F6C461B" w:rsidRPr="3F73233A">
              <w:rPr>
                <w:rFonts w:ascii="Arial" w:hAnsi="Arial" w:cs="Arial"/>
                <w:i/>
                <w:iCs/>
              </w:rPr>
              <w:t>G</w:t>
            </w:r>
            <w:r w:rsidR="0BD7BB96" w:rsidRPr="3F73233A">
              <w:rPr>
                <w:rFonts w:ascii="Arial" w:hAnsi="Arial" w:cs="Arial"/>
                <w:i/>
                <w:iCs/>
              </w:rPr>
              <w:t xml:space="preserve">yrus, </w:t>
            </w:r>
            <w:r w:rsidR="34D3AB50" w:rsidRPr="3F73233A">
              <w:rPr>
                <w:rFonts w:ascii="Arial" w:hAnsi="Arial" w:cs="Arial"/>
                <w:i/>
                <w:iCs/>
              </w:rPr>
              <w:t xml:space="preserve">L/R Occipital </w:t>
            </w:r>
            <w:r w:rsidR="1F9B1735" w:rsidRPr="3F73233A">
              <w:rPr>
                <w:rFonts w:ascii="Arial" w:hAnsi="Arial" w:cs="Arial"/>
                <w:i/>
                <w:iCs/>
              </w:rPr>
              <w:t>P</w:t>
            </w:r>
            <w:r w:rsidR="34D3AB50" w:rsidRPr="3F73233A">
              <w:rPr>
                <w:rFonts w:ascii="Arial" w:hAnsi="Arial" w:cs="Arial"/>
                <w:i/>
                <w:iCs/>
              </w:rPr>
              <w:t xml:space="preserve">ole, </w:t>
            </w:r>
            <w:r>
              <w:br/>
            </w:r>
            <w:r w:rsidR="34D3AB50" w:rsidRPr="3F73233A">
              <w:rPr>
                <w:rFonts w:ascii="Arial" w:hAnsi="Arial" w:cs="Arial"/>
                <w:i/>
                <w:iCs/>
              </w:rPr>
              <w:t xml:space="preserve">L/R Occipital </w:t>
            </w:r>
            <w:r w:rsidR="338C9C4F" w:rsidRPr="3F73233A">
              <w:rPr>
                <w:rFonts w:ascii="Arial" w:hAnsi="Arial" w:cs="Arial"/>
                <w:i/>
                <w:iCs/>
              </w:rPr>
              <w:t>F</w:t>
            </w:r>
            <w:r w:rsidR="34D3AB50" w:rsidRPr="3F73233A">
              <w:rPr>
                <w:rFonts w:ascii="Arial" w:hAnsi="Arial" w:cs="Arial"/>
                <w:i/>
                <w:iCs/>
              </w:rPr>
              <w:t xml:space="preserve">usiform </w:t>
            </w:r>
            <w:r w:rsidR="5B0A9D0D" w:rsidRPr="3F73233A">
              <w:rPr>
                <w:rFonts w:ascii="Arial" w:hAnsi="Arial" w:cs="Arial"/>
                <w:i/>
                <w:iCs/>
              </w:rPr>
              <w:t>G</w:t>
            </w:r>
            <w:r w:rsidR="34D3AB50" w:rsidRPr="3F73233A">
              <w:rPr>
                <w:rFonts w:ascii="Arial" w:hAnsi="Arial" w:cs="Arial"/>
                <w:i/>
                <w:iCs/>
              </w:rPr>
              <w:t xml:space="preserve">yrus, R </w:t>
            </w:r>
            <w:proofErr w:type="spellStart"/>
            <w:r w:rsidR="34D3AB50" w:rsidRPr="3F73233A">
              <w:rPr>
                <w:rFonts w:ascii="Arial" w:hAnsi="Arial" w:cs="Arial"/>
                <w:i/>
                <w:iCs/>
              </w:rPr>
              <w:t>Intr</w:t>
            </w:r>
            <w:r w:rsidR="631C31A1" w:rsidRPr="3F73233A">
              <w:rPr>
                <w:rFonts w:ascii="Arial" w:hAnsi="Arial" w:cs="Arial"/>
                <w:i/>
                <w:iCs/>
              </w:rPr>
              <w:t>aca</w:t>
            </w:r>
            <w:r w:rsidR="34D3AB50" w:rsidRPr="3F73233A">
              <w:rPr>
                <w:rFonts w:ascii="Arial" w:hAnsi="Arial" w:cs="Arial"/>
                <w:i/>
                <w:iCs/>
              </w:rPr>
              <w:t>lcarine</w:t>
            </w:r>
            <w:proofErr w:type="spellEnd"/>
            <w:r w:rsidR="34D3AB50" w:rsidRPr="3F73233A">
              <w:rPr>
                <w:rFonts w:ascii="Arial" w:hAnsi="Arial" w:cs="Arial"/>
                <w:i/>
                <w:iCs/>
              </w:rPr>
              <w:t xml:space="preserve"> </w:t>
            </w:r>
            <w:r w:rsidR="170A6A8D" w:rsidRPr="3F73233A">
              <w:rPr>
                <w:rFonts w:ascii="Arial" w:hAnsi="Arial" w:cs="Arial"/>
                <w:i/>
                <w:iCs/>
              </w:rPr>
              <w:t>C</w:t>
            </w:r>
            <w:r w:rsidR="34D3AB50" w:rsidRPr="3F73233A">
              <w:rPr>
                <w:rFonts w:ascii="Arial" w:hAnsi="Arial" w:cs="Arial"/>
                <w:i/>
                <w:iCs/>
              </w:rPr>
              <w:t>ortex</w:t>
            </w:r>
          </w:p>
        </w:tc>
      </w:tr>
      <w:tr w:rsidR="3F73233A" w14:paraId="46D074EA" w14:textId="77777777" w:rsidTr="002D17DF">
        <w:trPr>
          <w:trHeight w:val="26"/>
        </w:trPr>
        <w:tc>
          <w:tcPr>
            <w:tcW w:w="943" w:type="dxa"/>
            <w:tcBorders>
              <w:bottom w:val="single" w:sz="24" w:space="0" w:color="auto"/>
            </w:tcBorders>
          </w:tcPr>
          <w:p w14:paraId="3D38AD60" w14:textId="429DD3B1" w:rsidR="4517CA1F" w:rsidRDefault="4517CA1F" w:rsidP="3F73233A">
            <w:pPr>
              <w:spacing w:line="360" w:lineRule="auto"/>
              <w:jc w:val="left"/>
              <w:rPr>
                <w:rFonts w:ascii="Arial" w:hAnsi="Arial" w:cs="Arial"/>
              </w:rPr>
            </w:pPr>
            <w:r w:rsidRPr="3F73233A">
              <w:rPr>
                <w:rFonts w:ascii="Arial" w:hAnsi="Arial" w:cs="Arial"/>
              </w:rPr>
              <w:t>Late</w:t>
            </w:r>
          </w:p>
        </w:tc>
        <w:tc>
          <w:tcPr>
            <w:tcW w:w="943" w:type="dxa"/>
            <w:tcBorders>
              <w:bottom w:val="single" w:sz="24" w:space="0" w:color="auto"/>
            </w:tcBorders>
          </w:tcPr>
          <w:p w14:paraId="61939C70" w14:textId="1A947B48" w:rsidR="42A2128F" w:rsidRDefault="42A2128F" w:rsidP="3F73233A">
            <w:pPr>
              <w:spacing w:line="360" w:lineRule="auto"/>
              <w:jc w:val="left"/>
              <w:rPr>
                <w:rFonts w:ascii="Arial" w:hAnsi="Arial" w:cs="Arial"/>
              </w:rPr>
            </w:pPr>
            <w:r w:rsidRPr="3F73233A">
              <w:rPr>
                <w:rFonts w:ascii="Arial" w:hAnsi="Arial" w:cs="Arial"/>
              </w:rPr>
              <w:t>697</w:t>
            </w:r>
          </w:p>
        </w:tc>
        <w:tc>
          <w:tcPr>
            <w:tcW w:w="515" w:type="dxa"/>
            <w:tcBorders>
              <w:bottom w:val="single" w:sz="24" w:space="0" w:color="auto"/>
            </w:tcBorders>
          </w:tcPr>
          <w:p w14:paraId="7D039150" w14:textId="22F59B26" w:rsidR="42A2128F" w:rsidRDefault="42A2128F" w:rsidP="3F73233A">
            <w:pPr>
              <w:spacing w:line="360" w:lineRule="auto"/>
              <w:jc w:val="left"/>
              <w:rPr>
                <w:rFonts w:ascii="Arial" w:hAnsi="Arial" w:cs="Arial"/>
              </w:rPr>
            </w:pPr>
            <w:r w:rsidRPr="3F73233A">
              <w:rPr>
                <w:rFonts w:ascii="Arial" w:hAnsi="Arial" w:cs="Arial"/>
              </w:rPr>
              <w:t>4</w:t>
            </w:r>
          </w:p>
        </w:tc>
        <w:tc>
          <w:tcPr>
            <w:tcW w:w="516" w:type="dxa"/>
            <w:tcBorders>
              <w:bottom w:val="single" w:sz="24" w:space="0" w:color="auto"/>
            </w:tcBorders>
          </w:tcPr>
          <w:p w14:paraId="3969C5C7" w14:textId="003ED96B" w:rsidR="42A2128F" w:rsidRDefault="42A2128F" w:rsidP="3F73233A">
            <w:pPr>
              <w:spacing w:line="360" w:lineRule="auto"/>
              <w:jc w:val="left"/>
              <w:rPr>
                <w:rFonts w:ascii="Arial" w:hAnsi="Arial" w:cs="Arial"/>
              </w:rPr>
            </w:pPr>
            <w:r w:rsidRPr="3F73233A">
              <w:rPr>
                <w:rFonts w:ascii="Arial" w:hAnsi="Arial" w:cs="Arial"/>
              </w:rPr>
              <w:t>-80</w:t>
            </w:r>
          </w:p>
        </w:tc>
        <w:tc>
          <w:tcPr>
            <w:tcW w:w="516" w:type="dxa"/>
            <w:tcBorders>
              <w:bottom w:val="single" w:sz="24" w:space="0" w:color="auto"/>
            </w:tcBorders>
          </w:tcPr>
          <w:p w14:paraId="2E4101EC" w14:textId="3E972893" w:rsidR="3F73233A" w:rsidRDefault="3F73233A" w:rsidP="3F73233A">
            <w:pPr>
              <w:spacing w:line="360" w:lineRule="auto"/>
              <w:jc w:val="left"/>
              <w:rPr>
                <w:rFonts w:ascii="Arial" w:hAnsi="Arial" w:cs="Arial"/>
              </w:rPr>
            </w:pPr>
            <w:r w:rsidRPr="3F73233A">
              <w:rPr>
                <w:rFonts w:ascii="Arial" w:hAnsi="Arial" w:cs="Arial"/>
              </w:rPr>
              <w:t>-</w:t>
            </w:r>
            <w:r w:rsidR="65139049" w:rsidRPr="3F73233A">
              <w:rPr>
                <w:rFonts w:ascii="Arial" w:hAnsi="Arial" w:cs="Arial"/>
              </w:rPr>
              <w:t>2</w:t>
            </w:r>
          </w:p>
        </w:tc>
        <w:tc>
          <w:tcPr>
            <w:tcW w:w="917" w:type="dxa"/>
            <w:tcBorders>
              <w:bottom w:val="single" w:sz="24" w:space="0" w:color="auto"/>
            </w:tcBorders>
          </w:tcPr>
          <w:p w14:paraId="19959893" w14:textId="0856514D" w:rsidR="1DD55466" w:rsidRDefault="1DD55466" w:rsidP="3F73233A">
            <w:pPr>
              <w:spacing w:line="360" w:lineRule="auto"/>
              <w:jc w:val="left"/>
              <w:rPr>
                <w:rFonts w:ascii="Arial" w:hAnsi="Arial" w:cs="Arial"/>
              </w:rPr>
            </w:pPr>
            <w:r w:rsidRPr="3F73233A">
              <w:rPr>
                <w:rFonts w:ascii="Arial" w:hAnsi="Arial" w:cs="Arial"/>
              </w:rPr>
              <w:t>31.3</w:t>
            </w:r>
          </w:p>
        </w:tc>
        <w:tc>
          <w:tcPr>
            <w:tcW w:w="4830" w:type="dxa"/>
            <w:tcBorders>
              <w:bottom w:val="single" w:sz="24" w:space="0" w:color="auto"/>
            </w:tcBorders>
          </w:tcPr>
          <w:p w14:paraId="77024E9F" w14:textId="5FC94052" w:rsidR="01611AD8" w:rsidRDefault="01611AD8" w:rsidP="3F73233A">
            <w:pPr>
              <w:spacing w:line="360" w:lineRule="auto"/>
              <w:jc w:val="left"/>
              <w:rPr>
                <w:rFonts w:ascii="Arial" w:hAnsi="Arial" w:cs="Arial"/>
                <w:i/>
                <w:iCs/>
              </w:rPr>
            </w:pPr>
            <w:r w:rsidRPr="3F73233A">
              <w:rPr>
                <w:rFonts w:ascii="Arial" w:hAnsi="Arial" w:cs="Arial"/>
                <w:i/>
                <w:iCs/>
              </w:rPr>
              <w:t xml:space="preserve">L/R Lingual </w:t>
            </w:r>
            <w:r w:rsidR="3291D324" w:rsidRPr="3F73233A">
              <w:rPr>
                <w:rFonts w:ascii="Arial" w:hAnsi="Arial" w:cs="Arial"/>
                <w:i/>
                <w:iCs/>
              </w:rPr>
              <w:t>G</w:t>
            </w:r>
            <w:r w:rsidRPr="3F73233A">
              <w:rPr>
                <w:rFonts w:ascii="Arial" w:hAnsi="Arial" w:cs="Arial"/>
                <w:i/>
                <w:iCs/>
              </w:rPr>
              <w:t xml:space="preserve">yrus, L/R Occipital </w:t>
            </w:r>
            <w:r w:rsidR="493659F1" w:rsidRPr="3F73233A">
              <w:rPr>
                <w:rFonts w:ascii="Arial" w:hAnsi="Arial" w:cs="Arial"/>
                <w:i/>
                <w:iCs/>
              </w:rPr>
              <w:t>P</w:t>
            </w:r>
            <w:r w:rsidRPr="3F73233A">
              <w:rPr>
                <w:rFonts w:ascii="Arial" w:hAnsi="Arial" w:cs="Arial"/>
                <w:i/>
                <w:iCs/>
              </w:rPr>
              <w:t>ole,</w:t>
            </w:r>
          </w:p>
          <w:p w14:paraId="2BB60C1A" w14:textId="62768FD8" w:rsidR="01611AD8" w:rsidRDefault="01611AD8" w:rsidP="3F73233A">
            <w:pPr>
              <w:spacing w:line="360" w:lineRule="auto"/>
              <w:jc w:val="left"/>
              <w:rPr>
                <w:rFonts w:ascii="Arial" w:hAnsi="Arial" w:cs="Arial"/>
                <w:i/>
                <w:iCs/>
              </w:rPr>
            </w:pPr>
            <w:r w:rsidRPr="3F73233A">
              <w:rPr>
                <w:rFonts w:ascii="Arial" w:hAnsi="Arial" w:cs="Arial"/>
                <w:i/>
                <w:iCs/>
              </w:rPr>
              <w:t xml:space="preserve">L/R Occipital </w:t>
            </w:r>
            <w:r w:rsidR="59185143" w:rsidRPr="3F73233A">
              <w:rPr>
                <w:rFonts w:ascii="Arial" w:hAnsi="Arial" w:cs="Arial"/>
                <w:i/>
                <w:iCs/>
              </w:rPr>
              <w:t>F</w:t>
            </w:r>
            <w:r w:rsidRPr="3F73233A">
              <w:rPr>
                <w:rFonts w:ascii="Arial" w:hAnsi="Arial" w:cs="Arial"/>
                <w:i/>
                <w:iCs/>
              </w:rPr>
              <w:t xml:space="preserve">usiform </w:t>
            </w:r>
            <w:r w:rsidR="53BB0865" w:rsidRPr="3F73233A">
              <w:rPr>
                <w:rFonts w:ascii="Arial" w:hAnsi="Arial" w:cs="Arial"/>
                <w:i/>
                <w:iCs/>
              </w:rPr>
              <w:t>G</w:t>
            </w:r>
            <w:r w:rsidRPr="3F73233A">
              <w:rPr>
                <w:rFonts w:ascii="Arial" w:hAnsi="Arial" w:cs="Arial"/>
                <w:i/>
                <w:iCs/>
              </w:rPr>
              <w:t xml:space="preserve">yrus, R </w:t>
            </w:r>
            <w:proofErr w:type="spellStart"/>
            <w:r w:rsidRPr="3F73233A">
              <w:rPr>
                <w:rFonts w:ascii="Arial" w:hAnsi="Arial" w:cs="Arial"/>
                <w:i/>
                <w:iCs/>
              </w:rPr>
              <w:t>Intracalcarine</w:t>
            </w:r>
            <w:proofErr w:type="spellEnd"/>
            <w:r w:rsidRPr="3F73233A">
              <w:rPr>
                <w:rFonts w:ascii="Arial" w:hAnsi="Arial" w:cs="Arial"/>
                <w:i/>
                <w:iCs/>
              </w:rPr>
              <w:t xml:space="preserve"> </w:t>
            </w:r>
            <w:r w:rsidR="4B10C339" w:rsidRPr="3F73233A">
              <w:rPr>
                <w:rFonts w:ascii="Arial" w:hAnsi="Arial" w:cs="Arial"/>
                <w:i/>
                <w:iCs/>
              </w:rPr>
              <w:t>C</w:t>
            </w:r>
            <w:r w:rsidRPr="3F73233A">
              <w:rPr>
                <w:rFonts w:ascii="Arial" w:hAnsi="Arial" w:cs="Arial"/>
                <w:i/>
                <w:iCs/>
              </w:rPr>
              <w:t>ortex</w:t>
            </w:r>
          </w:p>
        </w:tc>
      </w:tr>
    </w:tbl>
    <w:p w14:paraId="46B3D8B5" w14:textId="759B6BA8" w:rsidR="3F73233A" w:rsidRDefault="3F73233A" w:rsidP="3F73233A">
      <w:pPr>
        <w:spacing w:line="360" w:lineRule="auto"/>
        <w:jc w:val="left"/>
        <w:rPr>
          <w:rFonts w:ascii="Arial" w:hAnsi="Arial" w:cs="Arial"/>
        </w:rPr>
      </w:pPr>
    </w:p>
    <w:p w14:paraId="1FFD2999" w14:textId="765CE07A" w:rsidR="4C803B1B" w:rsidRDefault="26D83973" w:rsidP="2C560E23">
      <w:pPr>
        <w:spacing w:line="360" w:lineRule="auto"/>
        <w:jc w:val="left"/>
        <w:rPr>
          <w:rFonts w:ascii="Arial" w:hAnsi="Arial" w:cs="Arial"/>
        </w:rPr>
      </w:pPr>
      <w:r w:rsidRPr="2C560E23">
        <w:rPr>
          <w:rFonts w:ascii="Arial" w:hAnsi="Arial" w:cs="Arial"/>
        </w:rPr>
        <w:t>A whole-brain ANOVA</w:t>
      </w:r>
      <w:del w:id="354" w:author="Microsoft Office User" w:date="2020-04-10T20:37:00Z">
        <w:r w:rsidRPr="2C560E23" w:rsidDel="002D17DF">
          <w:rPr>
            <w:rFonts w:ascii="Arial" w:hAnsi="Arial" w:cs="Arial"/>
          </w:rPr>
          <w:delText xml:space="preserve"> based on a univariate general linear model (GLM</w:delText>
        </w:r>
        <w:r w:rsidRPr="2C560E23" w:rsidDel="006E5702">
          <w:rPr>
            <w:rFonts w:ascii="Arial" w:hAnsi="Arial" w:cs="Arial"/>
          </w:rPr>
          <w:delText>)</w:delText>
        </w:r>
      </w:del>
      <w:r w:rsidRPr="2C560E23">
        <w:rPr>
          <w:rFonts w:ascii="Arial" w:hAnsi="Arial" w:cs="Arial"/>
        </w:rPr>
        <w:t xml:space="preserve"> </w:t>
      </w:r>
      <w:r w:rsidR="21C51A42" w:rsidRPr="2C560E23">
        <w:rPr>
          <w:rFonts w:ascii="Arial" w:hAnsi="Arial" w:cs="Arial"/>
        </w:rPr>
        <w:t xml:space="preserve">to test whether regional average activations could be used to distinguish different targets </w:t>
      </w:r>
      <w:r w:rsidRPr="2C560E23">
        <w:rPr>
          <w:rFonts w:ascii="Arial" w:hAnsi="Arial" w:cs="Arial"/>
        </w:rPr>
        <w:t>was conducted sep</w:t>
      </w:r>
      <w:r w:rsidR="4CCF0DD3" w:rsidRPr="2C560E23">
        <w:rPr>
          <w:rFonts w:ascii="Arial" w:hAnsi="Arial" w:cs="Arial"/>
        </w:rPr>
        <w:t>arately for the early and late stages of learning.</w:t>
      </w:r>
      <w:r w:rsidRPr="2C560E23">
        <w:rPr>
          <w:rFonts w:ascii="Arial" w:hAnsi="Arial" w:cs="Arial"/>
        </w:rPr>
        <w:t xml:space="preserve"> </w:t>
      </w:r>
      <w:r w:rsidR="74FF7D74" w:rsidRPr="2C560E23">
        <w:rPr>
          <w:rFonts w:ascii="Arial" w:hAnsi="Arial" w:cs="Arial"/>
        </w:rPr>
        <w:t>For both stages, a single significant cluster was found in the visual network.</w:t>
      </w:r>
      <w:r w:rsidR="28EB912C" w:rsidRPr="2C560E23">
        <w:rPr>
          <w:rFonts w:ascii="Arial" w:hAnsi="Arial" w:cs="Arial"/>
        </w:rPr>
        <w:t xml:space="preserve"> </w:t>
      </w:r>
      <w:r w:rsidR="433C70A6" w:rsidRPr="2C560E23">
        <w:rPr>
          <w:rFonts w:ascii="Arial" w:hAnsi="Arial" w:cs="Arial"/>
        </w:rPr>
        <w:t>The respective locations of the clusters were determined according to the Harvard-Oxford atlas and are listed in the Locations column.</w:t>
      </w:r>
    </w:p>
    <w:p w14:paraId="55391033" w14:textId="15906023" w:rsidR="2302A6A0" w:rsidRDefault="2302A6A0" w:rsidP="3F73233A">
      <w:pPr>
        <w:spacing w:line="360" w:lineRule="auto"/>
        <w:jc w:val="left"/>
        <w:rPr>
          <w:rFonts w:ascii="Arial" w:hAnsi="Arial" w:cs="Arial"/>
        </w:rPr>
      </w:pPr>
      <w:r w:rsidRPr="3F73233A">
        <w:rPr>
          <w:rFonts w:ascii="Arial" w:hAnsi="Arial" w:cs="Arial"/>
        </w:rPr>
        <w:t>Abbreviations: L, left; MNI, Montreal Neurological Institute; R, right</w:t>
      </w:r>
      <w:r w:rsidR="5AC51C95" w:rsidRPr="3F73233A">
        <w:rPr>
          <w:rFonts w:ascii="Arial" w:hAnsi="Arial" w:cs="Arial"/>
        </w:rPr>
        <w:t>.</w:t>
      </w:r>
    </w:p>
    <w:p w14:paraId="41413E3E" w14:textId="77777777" w:rsidR="00686541" w:rsidRDefault="00686541">
      <w:pPr>
        <w:widowControl/>
        <w:wordWrap/>
        <w:jc w:val="left"/>
        <w:rPr>
          <w:rFonts w:ascii="Arial" w:hAnsi="Arial" w:cs="Arial"/>
          <w:b/>
          <w:sz w:val="28"/>
        </w:rPr>
      </w:pPr>
      <w:r>
        <w:rPr>
          <w:rFonts w:ascii="Arial" w:hAnsi="Arial" w:cs="Arial"/>
          <w:b/>
          <w:sz w:val="28"/>
        </w:rPr>
        <w:br w:type="page"/>
      </w:r>
    </w:p>
    <w:p w14:paraId="3207FB24" w14:textId="50B16A20" w:rsidR="00D30D65" w:rsidRPr="00FD7846" w:rsidRDefault="00FD7846" w:rsidP="003F56A8">
      <w:pPr>
        <w:wordWrap/>
        <w:spacing w:line="360" w:lineRule="auto"/>
        <w:rPr>
          <w:rFonts w:ascii="Arial" w:hAnsi="Arial" w:cs="Arial"/>
          <w:sz w:val="28"/>
        </w:rPr>
      </w:pPr>
      <w:r>
        <w:rPr>
          <w:rFonts w:ascii="Arial" w:hAnsi="Arial" w:cs="Arial"/>
          <w:b/>
          <w:sz w:val="28"/>
        </w:rPr>
        <w:lastRenderedPageBreak/>
        <w:t>References</w:t>
      </w:r>
    </w:p>
    <w:p w14:paraId="2AB26F01" w14:textId="77777777" w:rsidR="003257B7" w:rsidRPr="003257B7" w:rsidRDefault="00D30D65" w:rsidP="003257B7">
      <w:pPr>
        <w:pStyle w:val="EndNoteBibliography"/>
        <w:ind w:left="420" w:hanging="420"/>
        <w:rPr>
          <w:noProof/>
        </w:rPr>
      </w:pPr>
      <w:r>
        <w:fldChar w:fldCharType="begin"/>
      </w:r>
      <w:r>
        <w:instrText xml:space="preserve"> ADDIN EN.REFLIST </w:instrText>
      </w:r>
      <w:r>
        <w:fldChar w:fldCharType="separate"/>
      </w:r>
      <w:r w:rsidR="003257B7" w:rsidRPr="003257B7">
        <w:rPr>
          <w:noProof/>
        </w:rPr>
        <w:t>Abraham A, Pedregosa F, Eickenberg M, Gervais P, Mueller A, Kossaifi J, Gramfort A, Thirion B, Varoquaux G (2014) Machine learning for neuroimaging with scikit-learn. Frontiers in neuroinformatics 8:14.</w:t>
      </w:r>
    </w:p>
    <w:p w14:paraId="00F92432" w14:textId="77777777" w:rsidR="003257B7" w:rsidRPr="003257B7" w:rsidRDefault="003257B7" w:rsidP="003257B7">
      <w:pPr>
        <w:pStyle w:val="EndNoteBibliography"/>
        <w:ind w:left="420" w:hanging="420"/>
        <w:rPr>
          <w:noProof/>
        </w:rPr>
      </w:pPr>
      <w:r w:rsidRPr="003257B7">
        <w:rPr>
          <w:noProof/>
        </w:rPr>
        <w:t>Baldassarre A, Lewis CM, Committeri G, Snyder AZ, Romani GL, Corbetta M (2012) Individual variability in functional connectivity predicts performance of a perceptual task. Proc Natl Acad Sci U S A 109:3516-3521.</w:t>
      </w:r>
    </w:p>
    <w:p w14:paraId="17BB5C86" w14:textId="77777777" w:rsidR="003257B7" w:rsidRPr="003257B7" w:rsidRDefault="003257B7" w:rsidP="003257B7">
      <w:pPr>
        <w:pStyle w:val="EndNoteBibliography"/>
        <w:ind w:left="420" w:hanging="420"/>
        <w:rPr>
          <w:noProof/>
        </w:rPr>
      </w:pPr>
      <w:r w:rsidRPr="003257B7">
        <w:rPr>
          <w:noProof/>
        </w:rPr>
        <w:t>Bassett DS, Yang M, Wymbs NF, Grafton ST (2015) Learning-induced autonomy of sensorimotor systems. Nat Neurosci 18:744-751.</w:t>
      </w:r>
    </w:p>
    <w:p w14:paraId="6D4DED38" w14:textId="77777777" w:rsidR="003257B7" w:rsidRPr="003257B7" w:rsidRDefault="003257B7" w:rsidP="003257B7">
      <w:pPr>
        <w:pStyle w:val="EndNoteBibliography"/>
        <w:ind w:left="420" w:hanging="420"/>
        <w:rPr>
          <w:noProof/>
        </w:rPr>
      </w:pPr>
      <w:r w:rsidRPr="003257B7">
        <w:rPr>
          <w:noProof/>
        </w:rPr>
        <w:t>Bleichner MG, Jansma JM, Sellmeijer J, Raemaekers M, Ramsey NF (2014) Give me a sign: decoding complex coordinated hand movements using high-field fMRI. Brain Topogr 27:248-257.</w:t>
      </w:r>
    </w:p>
    <w:p w14:paraId="4D944926" w14:textId="77777777" w:rsidR="003257B7" w:rsidRPr="003257B7" w:rsidRDefault="003257B7" w:rsidP="003257B7">
      <w:pPr>
        <w:pStyle w:val="EndNoteBibliography"/>
        <w:ind w:left="420" w:hanging="420"/>
        <w:rPr>
          <w:noProof/>
        </w:rPr>
      </w:pPr>
      <w:r w:rsidRPr="003257B7">
        <w:rPr>
          <w:noProof/>
        </w:rPr>
        <w:t>Crittenden BM, Mitchell DJ, Duncan J (2015) Recruitment of the default mode network during a demanding act of executive control. Elife 4:e06481.</w:t>
      </w:r>
    </w:p>
    <w:p w14:paraId="0EDE78B3" w14:textId="77777777" w:rsidR="003257B7" w:rsidRPr="003257B7" w:rsidRDefault="003257B7" w:rsidP="003257B7">
      <w:pPr>
        <w:pStyle w:val="EndNoteBibliography"/>
        <w:ind w:left="420" w:hanging="420"/>
        <w:rPr>
          <w:noProof/>
        </w:rPr>
      </w:pPr>
      <w:r w:rsidRPr="003257B7">
        <w:rPr>
          <w:noProof/>
        </w:rPr>
        <w:t>Dayan E, Cohen LG (2011) Neuroplasticity subserving motor skill learning. Neuron 72:443-454.</w:t>
      </w:r>
    </w:p>
    <w:p w14:paraId="434E6E09" w14:textId="77777777" w:rsidR="003257B7" w:rsidRPr="003257B7" w:rsidRDefault="003257B7" w:rsidP="003257B7">
      <w:pPr>
        <w:pStyle w:val="EndNoteBibliography"/>
        <w:ind w:left="420" w:hanging="420"/>
        <w:rPr>
          <w:noProof/>
        </w:rPr>
      </w:pPr>
      <w:r w:rsidRPr="003257B7">
        <w:rPr>
          <w:noProof/>
        </w:rPr>
        <w:t>Diedrichsen J, Kornysheva K (2015) Motor skill learning between selection and execution. Trends Cogn Sci 19:227-233.</w:t>
      </w:r>
    </w:p>
    <w:p w14:paraId="5A656210" w14:textId="77777777" w:rsidR="003257B7" w:rsidRPr="003257B7" w:rsidRDefault="003257B7" w:rsidP="003257B7">
      <w:pPr>
        <w:pStyle w:val="EndNoteBibliography"/>
        <w:ind w:left="420" w:hanging="420"/>
        <w:rPr>
          <w:noProof/>
        </w:rPr>
      </w:pPr>
      <w:r w:rsidRPr="003257B7">
        <w:rPr>
          <w:noProof/>
        </w:rPr>
        <w:t>Doyon J, Penhune V, Ungerleider LG (2003) Distinct contribution of the cortico-striatal and cortico-cerebellar systems to motor skill learning. Neuropsychologia 41:252-262.</w:t>
      </w:r>
    </w:p>
    <w:p w14:paraId="1EDC15AE" w14:textId="77777777" w:rsidR="003257B7" w:rsidRPr="003257B7" w:rsidRDefault="003257B7" w:rsidP="003257B7">
      <w:pPr>
        <w:pStyle w:val="EndNoteBibliography"/>
        <w:ind w:left="420" w:hanging="420"/>
        <w:rPr>
          <w:noProof/>
        </w:rPr>
      </w:pPr>
      <w:r w:rsidRPr="003257B7">
        <w:rPr>
          <w:noProof/>
        </w:rPr>
        <w:t>Hohne J, Bartz D, Hebart MN, Muller KR, Blankertz B (2016) Analyzing neuroimaging data with subclasses: A shrinkage approach. Neuroimage 124:740-751.</w:t>
      </w:r>
    </w:p>
    <w:p w14:paraId="135EC8FA" w14:textId="77777777" w:rsidR="003257B7" w:rsidRPr="003257B7" w:rsidRDefault="003257B7" w:rsidP="003257B7">
      <w:pPr>
        <w:pStyle w:val="EndNoteBibliography"/>
        <w:ind w:left="420" w:hanging="420"/>
        <w:rPr>
          <w:noProof/>
        </w:rPr>
      </w:pPr>
      <w:r w:rsidRPr="003257B7">
        <w:rPr>
          <w:noProof/>
        </w:rPr>
        <w:t>Imamizu H, Miyauchi S, Tamada T, Sasaki Y, Takino R, Putz B, Yoshioka T, Kawato M (2000) Human cerebellar activity reflecting an acquired internal model of a new tool. Nature 403:192-195.</w:t>
      </w:r>
    </w:p>
    <w:p w14:paraId="596EF370" w14:textId="77777777" w:rsidR="003257B7" w:rsidRPr="003257B7" w:rsidRDefault="003257B7" w:rsidP="003257B7">
      <w:pPr>
        <w:pStyle w:val="EndNoteBibliography"/>
        <w:ind w:left="420" w:hanging="420"/>
        <w:rPr>
          <w:noProof/>
        </w:rPr>
      </w:pPr>
      <w:r w:rsidRPr="003257B7">
        <w:rPr>
          <w:noProof/>
        </w:rPr>
        <w:t>Kelly AM, Uddin LQ, Biswal BB, Castellanos FX, Milham MP (2008) Competition between functional brain networks mediates behavioral variability. Neuroimage 39:527-537.</w:t>
      </w:r>
    </w:p>
    <w:p w14:paraId="5369C4D5" w14:textId="77777777" w:rsidR="003257B7" w:rsidRPr="003257B7" w:rsidRDefault="003257B7" w:rsidP="003257B7">
      <w:pPr>
        <w:pStyle w:val="EndNoteBibliography"/>
        <w:ind w:left="420" w:hanging="420"/>
        <w:rPr>
          <w:noProof/>
        </w:rPr>
      </w:pPr>
      <w:r w:rsidRPr="003257B7">
        <w:rPr>
          <w:noProof/>
        </w:rPr>
        <w:t>Kim S, Voss JL (2019) Large-scale network interactions supporting item-context memory formation. PLoS One 14:e0210167.</w:t>
      </w:r>
    </w:p>
    <w:p w14:paraId="7738DE92" w14:textId="77777777" w:rsidR="003257B7" w:rsidRPr="003257B7" w:rsidRDefault="003257B7" w:rsidP="003257B7">
      <w:pPr>
        <w:pStyle w:val="EndNoteBibliography"/>
        <w:ind w:left="420" w:hanging="420"/>
        <w:rPr>
          <w:noProof/>
        </w:rPr>
      </w:pPr>
      <w:r w:rsidRPr="003257B7">
        <w:rPr>
          <w:noProof/>
        </w:rPr>
        <w:t>Kim S, Ogawa K, Lv J, Schweighofer N, Imamizu H (2015) Neural Substrates Related to Motor Memory with Multiple Timescales in Sensorimotor Adaptation. PLoS biology 13:e1002312.</w:t>
      </w:r>
    </w:p>
    <w:p w14:paraId="5AC8C8E5" w14:textId="77777777" w:rsidR="003257B7" w:rsidRPr="003257B7" w:rsidRDefault="003257B7" w:rsidP="003257B7">
      <w:pPr>
        <w:pStyle w:val="EndNoteBibliography"/>
        <w:ind w:left="420" w:hanging="420"/>
        <w:rPr>
          <w:noProof/>
        </w:rPr>
      </w:pPr>
      <w:r w:rsidRPr="003257B7">
        <w:rPr>
          <w:noProof/>
        </w:rPr>
        <w:t>Kriegeskorte N, Goebel R, Bandettini P (2006) Information-based functional brain mapping. Proc Natl Acad Sci U S A 103:3863-3868.</w:t>
      </w:r>
    </w:p>
    <w:p w14:paraId="35CD3E94" w14:textId="77777777" w:rsidR="003257B7" w:rsidRPr="003257B7" w:rsidRDefault="003257B7" w:rsidP="003257B7">
      <w:pPr>
        <w:pStyle w:val="EndNoteBibliography"/>
        <w:ind w:left="420" w:hanging="420"/>
        <w:rPr>
          <w:noProof/>
        </w:rPr>
      </w:pPr>
      <w:r w:rsidRPr="003257B7">
        <w:rPr>
          <w:noProof/>
        </w:rPr>
        <w:t>Leo A, Handjaras G, Bianchi M, Marino H, Gabiccini M, Guidi A, Scilingo EP, Pietrini P, Bicchi A, Santello M, Ricciardi E (2016) A synergy-based hand control is encoded in human motor cortical areas. Elife 5.</w:t>
      </w:r>
    </w:p>
    <w:p w14:paraId="478B87A4" w14:textId="77777777" w:rsidR="003257B7" w:rsidRPr="003257B7" w:rsidRDefault="003257B7" w:rsidP="003257B7">
      <w:pPr>
        <w:pStyle w:val="EndNoteBibliography"/>
        <w:ind w:left="420" w:hanging="420"/>
        <w:rPr>
          <w:noProof/>
        </w:rPr>
      </w:pPr>
      <w:r w:rsidRPr="003257B7">
        <w:rPr>
          <w:noProof/>
        </w:rPr>
        <w:t>Misaki M, Kim Y, Bandettini PA, Kriegeskorte N (2010) Comparison of multivariate classifiers and response normalizations for pattern-information fMRI. Neuroimage 53:103-118.</w:t>
      </w:r>
    </w:p>
    <w:p w14:paraId="6C3B6823" w14:textId="77777777" w:rsidR="003257B7" w:rsidRPr="003257B7" w:rsidRDefault="003257B7" w:rsidP="003257B7">
      <w:pPr>
        <w:pStyle w:val="EndNoteBibliography"/>
        <w:ind w:left="420" w:hanging="420"/>
        <w:rPr>
          <w:noProof/>
        </w:rPr>
      </w:pPr>
      <w:r w:rsidRPr="003257B7">
        <w:rPr>
          <w:noProof/>
        </w:rPr>
        <w:t>Mohr H, Wolfensteller U, Betzel RF, Misic B, Sporns O, Richiardi J, Ruge H (2016) Integration and segregation of large-scale brain networks during short-term task automatization. Nat Commun 7:13217.</w:t>
      </w:r>
    </w:p>
    <w:p w14:paraId="6631EC2C" w14:textId="77777777" w:rsidR="003257B7" w:rsidRPr="003257B7" w:rsidRDefault="003257B7" w:rsidP="003257B7">
      <w:pPr>
        <w:pStyle w:val="EndNoteBibliography"/>
        <w:ind w:left="420" w:hanging="420"/>
        <w:rPr>
          <w:noProof/>
        </w:rPr>
      </w:pPr>
      <w:r w:rsidRPr="003257B7">
        <w:rPr>
          <w:noProof/>
        </w:rPr>
        <w:t>Moore RD, Gallea C, Horovitz SG, Hallett M (2012) Individuated finger control in focal hand dystonia: an fMRI study. Neuroimage 61:823-831.</w:t>
      </w:r>
    </w:p>
    <w:p w14:paraId="36F5F3C4" w14:textId="77777777" w:rsidR="003257B7" w:rsidRPr="003257B7" w:rsidRDefault="003257B7" w:rsidP="003257B7">
      <w:pPr>
        <w:pStyle w:val="EndNoteBibliography"/>
        <w:ind w:left="420" w:hanging="420"/>
        <w:rPr>
          <w:noProof/>
        </w:rPr>
      </w:pPr>
      <w:r w:rsidRPr="003257B7">
        <w:rPr>
          <w:noProof/>
        </w:rPr>
        <w:t>Mumford JA, Turner BO, Ashby FG, Poldrack RA (2012) Deconvolving BOLD activation in event-related designs for multivoxel pattern classification analyses. Neuroimage 59:2636-2643.</w:t>
      </w:r>
    </w:p>
    <w:p w14:paraId="425BD14D" w14:textId="77777777" w:rsidR="003257B7" w:rsidRPr="003257B7" w:rsidRDefault="003257B7" w:rsidP="003257B7">
      <w:pPr>
        <w:pStyle w:val="EndNoteBibliography"/>
        <w:ind w:left="420" w:hanging="420"/>
        <w:rPr>
          <w:noProof/>
        </w:rPr>
      </w:pPr>
      <w:r w:rsidRPr="003257B7">
        <w:rPr>
          <w:noProof/>
        </w:rPr>
        <w:t>Ogawa K, Mitsui K, Imai F, Nishida S (2019) Long-term training-dependent representation of individual finger movements in the primary motor cortex. Neuroimage 202:116051.</w:t>
      </w:r>
    </w:p>
    <w:p w14:paraId="5E15DCF8" w14:textId="77777777" w:rsidR="003257B7" w:rsidRPr="003257B7" w:rsidRDefault="003257B7" w:rsidP="003257B7">
      <w:pPr>
        <w:pStyle w:val="EndNoteBibliography"/>
        <w:ind w:left="420" w:hanging="420"/>
        <w:rPr>
          <w:noProof/>
        </w:rPr>
      </w:pPr>
      <w:r w:rsidRPr="003257B7">
        <w:rPr>
          <w:noProof/>
        </w:rPr>
        <w:lastRenderedPageBreak/>
        <w:t>Pedregosa F, Varoquaux G, Gramfort A, Michel V, Thirion B, Grisel O, Blondel M, Prettenhofer P, Weiss R, Dubourg V (2011) Scikit-learn: Machine learning in Python. Journal of machine learning research 12:2825-2830.</w:t>
      </w:r>
    </w:p>
    <w:p w14:paraId="57C1C564" w14:textId="77777777" w:rsidR="003257B7" w:rsidRPr="003257B7" w:rsidRDefault="003257B7" w:rsidP="003257B7">
      <w:pPr>
        <w:pStyle w:val="EndNoteBibliography"/>
        <w:ind w:left="420" w:hanging="420"/>
        <w:rPr>
          <w:noProof/>
        </w:rPr>
      </w:pPr>
      <w:r w:rsidRPr="003257B7">
        <w:rPr>
          <w:noProof/>
        </w:rPr>
        <w:t>Peelen MV, Caramazza A (2012) Conceptual object representations in human anterior temporal cortex. J Neurosci 32:15728-15736.</w:t>
      </w:r>
    </w:p>
    <w:p w14:paraId="08DE9366" w14:textId="77777777" w:rsidR="003257B7" w:rsidRPr="003257B7" w:rsidRDefault="003257B7" w:rsidP="003257B7">
      <w:pPr>
        <w:pStyle w:val="EndNoteBibliography"/>
        <w:ind w:left="420" w:hanging="420"/>
        <w:rPr>
          <w:noProof/>
        </w:rPr>
      </w:pPr>
      <w:r w:rsidRPr="003257B7">
        <w:rPr>
          <w:noProof/>
        </w:rPr>
        <w:t>Ranganathan R, Adewuyi A, Mussa-Ivaldi FA (2013) Learning to be lazy: exploiting redundancy in a novel task to minimize movement-related effort. J Neurosci 33:2754-2760.</w:t>
      </w:r>
    </w:p>
    <w:p w14:paraId="2BD7D28E" w14:textId="77777777" w:rsidR="003257B7" w:rsidRPr="003257B7" w:rsidRDefault="003257B7" w:rsidP="003257B7">
      <w:pPr>
        <w:pStyle w:val="EndNoteBibliography"/>
        <w:ind w:left="420" w:hanging="420"/>
        <w:rPr>
          <w:noProof/>
        </w:rPr>
      </w:pPr>
      <w:r w:rsidRPr="003257B7">
        <w:rPr>
          <w:noProof/>
        </w:rPr>
        <w:t>Smith V, Mitchell DJ, Duncan J (2018) Role of the Default Mode Network in Cognitive Transitions. Cereb Cortex 28:3685-3696.</w:t>
      </w:r>
    </w:p>
    <w:p w14:paraId="77712B92" w14:textId="77777777" w:rsidR="003257B7" w:rsidRPr="003257B7" w:rsidRDefault="003257B7" w:rsidP="003257B7">
      <w:pPr>
        <w:pStyle w:val="EndNoteBibliography"/>
        <w:ind w:left="420" w:hanging="420"/>
        <w:rPr>
          <w:noProof/>
        </w:rPr>
      </w:pPr>
      <w:r w:rsidRPr="003257B7">
        <w:rPr>
          <w:noProof/>
        </w:rPr>
        <w:t>Steele CJ, Penhune VB (2010) Specific increases within global decreases: a functional magnetic resonance imaging investigation of five days of motor sequence learning. J Neurosci 30:8332-8341.</w:t>
      </w:r>
    </w:p>
    <w:p w14:paraId="60075F8E" w14:textId="77777777" w:rsidR="003257B7" w:rsidRPr="003257B7" w:rsidRDefault="003257B7" w:rsidP="003257B7">
      <w:pPr>
        <w:pStyle w:val="EndNoteBibliography"/>
        <w:ind w:left="420" w:hanging="420"/>
        <w:rPr>
          <w:noProof/>
        </w:rPr>
      </w:pPr>
      <w:r w:rsidRPr="003257B7">
        <w:rPr>
          <w:noProof/>
        </w:rPr>
        <w:t>Verstynen T, Sabes PN (2011) How each movement changes the next: an experimental and theoretical study of fast adaptive priors in reaching. J Neurosci 31:10050-10059.</w:t>
      </w:r>
    </w:p>
    <w:p w14:paraId="6FF5EE7F" w14:textId="77777777" w:rsidR="003257B7" w:rsidRPr="003257B7" w:rsidRDefault="003257B7" w:rsidP="003257B7">
      <w:pPr>
        <w:pStyle w:val="EndNoteBibliography"/>
        <w:ind w:left="420" w:hanging="420"/>
        <w:rPr>
          <w:noProof/>
        </w:rPr>
      </w:pPr>
      <w:r w:rsidRPr="003257B7">
        <w:rPr>
          <w:noProof/>
        </w:rPr>
        <w:t>Wiestler T, Diedrichsen J (2013) Skill learning strengthens cortical representations of motor sequences. Elife 2:e00801.</w:t>
      </w:r>
    </w:p>
    <w:p w14:paraId="41B7C18F" w14:textId="77777777" w:rsidR="003257B7" w:rsidRPr="003257B7" w:rsidRDefault="003257B7" w:rsidP="003257B7">
      <w:pPr>
        <w:pStyle w:val="EndNoteBibliography"/>
        <w:ind w:left="420" w:hanging="420"/>
        <w:rPr>
          <w:noProof/>
        </w:rPr>
      </w:pPr>
      <w:r w:rsidRPr="003257B7">
        <w:rPr>
          <w:noProof/>
        </w:rPr>
        <w:t>Wolpert DM, Flanagan JR (2010) Motor learning. Curr Biol 20:R467-472.</w:t>
      </w:r>
    </w:p>
    <w:p w14:paraId="4BD02EE1" w14:textId="77777777" w:rsidR="003257B7" w:rsidRPr="003257B7" w:rsidRDefault="003257B7" w:rsidP="003257B7">
      <w:pPr>
        <w:pStyle w:val="EndNoteBibliography"/>
        <w:ind w:left="420" w:hanging="420"/>
        <w:rPr>
          <w:noProof/>
        </w:rPr>
      </w:pPr>
      <w:r w:rsidRPr="003257B7">
        <w:rPr>
          <w:noProof/>
        </w:rPr>
        <w:t>Wolpert DM, Diedrichsen J, Flanagan JR (2011) Principles of sensorimotor learning. Nat Rev Neurosci 12:739-751.</w:t>
      </w:r>
    </w:p>
    <w:p w14:paraId="2B43D467" w14:textId="77777777" w:rsidR="003257B7" w:rsidRPr="003257B7" w:rsidRDefault="003257B7" w:rsidP="003257B7">
      <w:pPr>
        <w:pStyle w:val="EndNoteBibliography"/>
        <w:ind w:left="420" w:hanging="420"/>
        <w:rPr>
          <w:noProof/>
        </w:rPr>
      </w:pPr>
      <w:r w:rsidRPr="003257B7">
        <w:rPr>
          <w:noProof/>
        </w:rPr>
        <w:t>Yeo BT, Krienen FM, Sepulcre J, Sabuncu MR, Lashkari D, Hollinshead M, Roffman JL, Smoller JW, Zollei L, Polimeni JR, Fischl B, Liu H, Buckner RL (2011) The organization of the human cerebral cortex estimated by intrinsic functional connectivity. J Neurophysiol 106:1125-1165.</w:t>
      </w:r>
    </w:p>
    <w:p w14:paraId="03E68010" w14:textId="77777777" w:rsidR="003257B7" w:rsidRPr="003257B7" w:rsidRDefault="003257B7" w:rsidP="003257B7">
      <w:pPr>
        <w:pStyle w:val="EndNoteBibliography"/>
        <w:ind w:left="420" w:hanging="420"/>
        <w:rPr>
          <w:noProof/>
        </w:rPr>
      </w:pPr>
      <w:r w:rsidRPr="003257B7">
        <w:rPr>
          <w:noProof/>
        </w:rPr>
        <w:t>Yokoi A, Diedrichsen J (2019) Neural Organization of Hierarchical Motor Sequence Representations in the Human Neocortex. Neuron 103:1178-1190 e1177.</w:t>
      </w:r>
    </w:p>
    <w:p w14:paraId="344FB99D" w14:textId="5BA5D4ED" w:rsidR="00B007D6" w:rsidRDefault="00D30D65" w:rsidP="00DB2E11">
      <w:pPr>
        <w:wordWrap/>
        <w:spacing w:line="360" w:lineRule="auto"/>
      </w:pPr>
      <w:r>
        <w:fldChar w:fldCharType="end"/>
      </w:r>
    </w:p>
    <w:p w14:paraId="71907AAC" w14:textId="77777777" w:rsidR="00B5243B" w:rsidRDefault="00B5243B" w:rsidP="00DB2E11">
      <w:pPr>
        <w:wordWrap/>
        <w:spacing w:line="360" w:lineRule="auto"/>
      </w:pPr>
    </w:p>
    <w:p w14:paraId="4EBF12FE" w14:textId="77777777" w:rsidR="00B5243B" w:rsidRDefault="00B5243B" w:rsidP="00BE25A4">
      <w:pPr>
        <w:wordWrap/>
        <w:spacing w:line="360" w:lineRule="auto"/>
      </w:pPr>
    </w:p>
    <w:p w14:paraId="13487384" w14:textId="77777777" w:rsidR="00B5243B" w:rsidRDefault="00B5243B" w:rsidP="00DA336E">
      <w:pPr>
        <w:wordWrap/>
        <w:spacing w:line="360" w:lineRule="auto"/>
      </w:pPr>
    </w:p>
    <w:p w14:paraId="5D844F3D" w14:textId="7DE3DC3D" w:rsidR="00B5243B" w:rsidRDefault="00B5243B" w:rsidP="00B344EF">
      <w:pPr>
        <w:wordWrap/>
        <w:spacing w:line="360" w:lineRule="auto"/>
      </w:pPr>
    </w:p>
    <w:p w14:paraId="37E0D185" w14:textId="77777777" w:rsidR="00C65934" w:rsidRDefault="00C65934" w:rsidP="007116AB">
      <w:pPr>
        <w:wordWrap/>
        <w:spacing w:line="360" w:lineRule="auto"/>
      </w:pPr>
    </w:p>
    <w:p w14:paraId="46D2A68B" w14:textId="77777777" w:rsidR="00C65934" w:rsidRDefault="00C65934" w:rsidP="00F73F9D">
      <w:pPr>
        <w:wordWrap/>
        <w:spacing w:line="360" w:lineRule="auto"/>
      </w:pPr>
    </w:p>
    <w:p w14:paraId="1A4C0A6D" w14:textId="77777777" w:rsidR="00C65934" w:rsidRDefault="00C65934" w:rsidP="00C9533F">
      <w:pPr>
        <w:wordWrap/>
        <w:spacing w:line="360" w:lineRule="auto"/>
      </w:pPr>
    </w:p>
    <w:p w14:paraId="7238A899" w14:textId="77777777" w:rsidR="00C65934" w:rsidRDefault="00C65934" w:rsidP="003F56A8">
      <w:pPr>
        <w:wordWrap/>
        <w:spacing w:line="360" w:lineRule="auto"/>
      </w:pPr>
    </w:p>
    <w:p w14:paraId="02A8EDD9" w14:textId="241CBF4E" w:rsidR="00C65934" w:rsidRDefault="00C65934" w:rsidP="003F56A8">
      <w:pPr>
        <w:wordWrap/>
        <w:spacing w:line="360" w:lineRule="auto"/>
      </w:pPr>
    </w:p>
    <w:p w14:paraId="25B93F7A" w14:textId="57C360F6" w:rsidR="00C65934" w:rsidRPr="00863430" w:rsidRDefault="00C65934" w:rsidP="003F56A8">
      <w:pPr>
        <w:wordWrap/>
        <w:spacing w:line="360" w:lineRule="auto"/>
      </w:pPr>
    </w:p>
    <w:sectPr w:rsidR="00C65934" w:rsidRPr="00863430" w:rsidSect="000117C6">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최예라" w:date="2020-04-03T18:53:00Z" w:initials="최예">
    <w:p w14:paraId="07007303" w14:textId="424429A7" w:rsidR="00225797" w:rsidRDefault="00225797">
      <w:r>
        <w:t>설명</w:t>
      </w:r>
      <w:r>
        <w:t xml:space="preserve"> </w:t>
      </w:r>
      <w:r>
        <w:t>추가</w:t>
      </w:r>
      <w:r>
        <w:t xml:space="preserve"> </w:t>
      </w:r>
      <w:r>
        <w:t>및</w:t>
      </w:r>
      <w:r>
        <w:t xml:space="preserve"> refine </w:t>
      </w:r>
      <w:r>
        <w:t>예정</w:t>
      </w:r>
      <w:r>
        <w:annotationRef/>
      </w:r>
      <w:r>
        <w:annotationRef/>
      </w:r>
    </w:p>
  </w:comment>
  <w:comment w:id="2" w:author="최예라" w:date="2020-04-03T19:07:00Z" w:initials="최예">
    <w:p w14:paraId="1E392924" w14:textId="2C796004" w:rsidR="00225797" w:rsidRDefault="00225797">
      <w:r>
        <w:t>관련</w:t>
      </w:r>
      <w:r>
        <w:t xml:space="preserve"> reference </w:t>
      </w:r>
      <w:r>
        <w:t>조사</w:t>
      </w:r>
      <w:r>
        <w:t xml:space="preserve"> </w:t>
      </w:r>
      <w:r>
        <w:t>중</w:t>
      </w:r>
      <w:r>
        <w:t xml:space="preserve"> </w:t>
      </w:r>
      <w:r>
        <w:t>및</w:t>
      </w:r>
      <w:r>
        <w:t xml:space="preserve"> </w:t>
      </w:r>
      <w:r>
        <w:t>추가</w:t>
      </w:r>
      <w:r>
        <w:t xml:space="preserve"> </w:t>
      </w:r>
      <w:r>
        <w:t>예정</w:t>
      </w:r>
      <w:r>
        <w:annotationRef/>
      </w:r>
      <w:r>
        <w:annotationRef/>
      </w:r>
    </w:p>
  </w:comment>
  <w:comment w:id="29" w:author="최예라" w:date="2020-04-10T11:18:00Z" w:initials="최예">
    <w:p w14:paraId="6D30DBCE" w14:textId="546489E4" w:rsidR="00225797" w:rsidRDefault="00225797">
      <w:r>
        <w:t xml:space="preserve"> </w:t>
      </w:r>
      <w:r>
        <w:annotationRef/>
      </w:r>
    </w:p>
  </w:comment>
  <w:comment w:id="30" w:author="Microsoft Office User" w:date="2020-07-20T08:38:00Z" w:initials="MOU">
    <w:p w14:paraId="1A10C771" w14:textId="1541CFE7" w:rsidR="00047FE4" w:rsidRDefault="00047FE4">
      <w:pPr>
        <w:pStyle w:val="CommentText"/>
      </w:pPr>
      <w:r>
        <w:rPr>
          <w:rStyle w:val="CommentReference"/>
        </w:rPr>
        <w:annotationRef/>
      </w:r>
      <w:r>
        <w:t>Need to make a table</w:t>
      </w:r>
    </w:p>
  </w:comment>
  <w:comment w:id="31" w:author="Microsoft Office User" w:date="2020-04-10T19:29:00Z" w:initials="MOU">
    <w:p w14:paraId="17846B1C" w14:textId="19F45F83" w:rsidR="00225797" w:rsidRDefault="00225797">
      <w:pPr>
        <w:pStyle w:val="CommentText"/>
      </w:pPr>
      <w:r>
        <w:rPr>
          <w:rStyle w:val="CommentReference"/>
        </w:rPr>
        <w:annotationRef/>
      </w:r>
      <w:r>
        <w:t>I deleted all the statistical details here, but keep it for the record</w:t>
      </w:r>
    </w:p>
  </w:comment>
  <w:comment w:id="35" w:author="Sungshin Kim" w:date="2020-04-11T17:16:00Z" w:initials="SK">
    <w:p w14:paraId="233F6F6B" w14:textId="4FBA466C" w:rsidR="00225797" w:rsidRDefault="00225797">
      <w:pPr>
        <w:pStyle w:val="CommentText"/>
      </w:pPr>
      <w:r>
        <w:rPr>
          <w:rStyle w:val="CommentReference"/>
        </w:rPr>
        <w:annotationRef/>
      </w:r>
      <w:r>
        <w:rPr>
          <w:rFonts w:hint="eastAsia"/>
        </w:rPr>
        <w:t>H</w:t>
      </w:r>
      <w:r>
        <w:t>ow about practiced vs. unpracticed?</w:t>
      </w:r>
    </w:p>
  </w:comment>
  <w:comment w:id="57" w:author="최예라" w:date="2020-04-10T17:39:00Z" w:initials="최예">
    <w:p w14:paraId="0B67881E" w14:textId="1F30E2D1" w:rsidR="00225797" w:rsidRDefault="00225797">
      <w:r>
        <w:t>compact</w:t>
      </w:r>
      <w:r>
        <w:t>하게</w:t>
      </w:r>
      <w:r>
        <w:t xml:space="preserve"> </w:t>
      </w:r>
      <w:r>
        <w:t>수정</w:t>
      </w:r>
      <w:r>
        <w:t xml:space="preserve"> </w:t>
      </w:r>
      <w:r>
        <w:t>예정</w:t>
      </w:r>
      <w:r>
        <w:annotationRef/>
      </w:r>
    </w:p>
  </w:comment>
  <w:comment w:id="114" w:author="Emily Yunha Shin" w:date="2020-04-10T17:27:00Z" w:initials="ES">
    <w:p w14:paraId="0945C294" w14:textId="3E12B798" w:rsidR="00225797" w:rsidRDefault="00225797">
      <w:r>
        <w:t xml:space="preserve">multiple comparison correction method </w:t>
      </w:r>
      <w:r>
        <w:t>에</w:t>
      </w:r>
      <w:r>
        <w:t xml:space="preserve"> </w:t>
      </w:r>
      <w:r>
        <w:t>대해</w:t>
      </w:r>
      <w:r>
        <w:t xml:space="preserve"> </w:t>
      </w:r>
      <w:proofErr w:type="spellStart"/>
      <w:r>
        <w:t>확인해볼것</w:t>
      </w:r>
      <w:proofErr w:type="spellEnd"/>
      <w:r>
        <w:annotationRef/>
      </w:r>
    </w:p>
  </w:comment>
  <w:comment w:id="126" w:author="최예라" w:date="2020-03-27T18:30:00Z" w:initials="최예">
    <w:p w14:paraId="4C4F95AD" w14:textId="77777777" w:rsidR="00225797" w:rsidRDefault="00225797" w:rsidP="00B07031">
      <w:r>
        <w:t>NN3: should mention clearly in the methods</w:t>
      </w:r>
      <w:r>
        <w:annotationRef/>
      </w:r>
      <w:r>
        <w:annotationRef/>
      </w:r>
    </w:p>
  </w:comment>
  <w:comment w:id="124" w:author="최예라" w:date="2020-03-27T18:29:00Z" w:initials="최예">
    <w:p w14:paraId="242DEB6F" w14:textId="77777777" w:rsidR="00225797" w:rsidRDefault="00225797" w:rsidP="00B07031">
      <w:r>
        <w:t>peak value</w:t>
      </w:r>
      <w:r>
        <w:annotationRef/>
      </w:r>
      <w:r>
        <w:annotationRef/>
      </w:r>
    </w:p>
    <w:p w14:paraId="10ADD625" w14:textId="77777777" w:rsidR="00225797" w:rsidRDefault="00225797" w:rsidP="00B07031">
      <w:r>
        <w:t>- Mean Difference Accuracy = -0.083218</w:t>
      </w:r>
    </w:p>
    <w:p w14:paraId="77FD1497" w14:textId="77777777" w:rsidR="00225797" w:rsidRDefault="00225797" w:rsidP="00B07031">
      <w:r>
        <w:t>- Z score = -4.0093</w:t>
      </w:r>
    </w:p>
  </w:comment>
  <w:comment w:id="125" w:author="Emily Yunha Shin" w:date="2020-03-27T18:31:00Z" w:initials="EYS">
    <w:p w14:paraId="430BEC2D" w14:textId="77777777" w:rsidR="00225797" w:rsidRDefault="00225797" w:rsidP="00B07031">
      <w:pPr>
        <w:pStyle w:val="CommentText"/>
      </w:pPr>
      <w:r>
        <w:rPr>
          <w:rStyle w:val="CommentReference"/>
        </w:rPr>
        <w:annotationRef/>
      </w:r>
      <w:r>
        <w:rPr>
          <w:rFonts w:hint="eastAsia"/>
        </w:rPr>
        <w:t>C</w:t>
      </w:r>
      <w:r>
        <w:t xml:space="preserve">luster size </w:t>
      </w:r>
      <w:r>
        <w:rPr>
          <w:rFonts w:hint="eastAsia"/>
        </w:rPr>
        <w:t>부피</w:t>
      </w:r>
      <w:r>
        <w:rPr>
          <w:rFonts w:hint="eastAsia"/>
        </w:rPr>
        <w:t xml:space="preserve"> </w:t>
      </w:r>
      <w:r>
        <w:rPr>
          <w:rFonts w:hint="eastAsia"/>
        </w:rPr>
        <w:t>확인</w:t>
      </w:r>
    </w:p>
  </w:comment>
  <w:comment w:id="127" w:author="최예라" w:date="2020-03-27T18:30:00Z" w:initials="최예">
    <w:p w14:paraId="3B7055FC" w14:textId="77777777" w:rsidR="00225797" w:rsidRDefault="00225797" w:rsidP="00B07031">
      <w:r>
        <w:t>peak value</w:t>
      </w:r>
      <w:r>
        <w:annotationRef/>
      </w:r>
      <w:r>
        <w:annotationRef/>
      </w:r>
    </w:p>
    <w:p w14:paraId="5F9F8401" w14:textId="77777777" w:rsidR="00225797" w:rsidRDefault="00225797" w:rsidP="00B07031">
      <w:r>
        <w:t>- Mean Difference Accuracy = -0.0875</w:t>
      </w:r>
    </w:p>
    <w:p w14:paraId="059803F1" w14:textId="77777777" w:rsidR="00225797" w:rsidRDefault="00225797" w:rsidP="00B07031">
      <w:r>
        <w:t>- Z score = -3.414143</w:t>
      </w:r>
    </w:p>
  </w:comment>
  <w:comment w:id="128" w:author="Sungshin Kim" w:date="2020-03-29T20:31:00Z" w:initials="SK">
    <w:p w14:paraId="36009F95" w14:textId="77777777" w:rsidR="00225797" w:rsidRDefault="00225797" w:rsidP="00C87E0C">
      <w:pPr>
        <w:pStyle w:val="CommentText"/>
      </w:pPr>
      <w:r>
        <w:rPr>
          <w:rStyle w:val="CommentReference"/>
        </w:rPr>
        <w:annotationRef/>
      </w:r>
      <w:r>
        <w:t xml:space="preserve">Cluster </w:t>
      </w:r>
      <w:proofErr w:type="spellStart"/>
      <w:r>
        <w:rPr>
          <w:rFonts w:hint="eastAsia"/>
        </w:rPr>
        <w:t>를</w:t>
      </w:r>
      <w:proofErr w:type="spellEnd"/>
      <w:r>
        <w:rPr>
          <w:rFonts w:hint="eastAsia"/>
        </w:rPr>
        <w:t xml:space="preserve"> </w:t>
      </w:r>
      <w:r>
        <w:rPr>
          <w:rFonts w:hint="eastAsia"/>
        </w:rPr>
        <w:t>정리한</w:t>
      </w:r>
      <w:r>
        <w:rPr>
          <w:rFonts w:hint="eastAsia"/>
        </w:rPr>
        <w:t xml:space="preserve"> </w:t>
      </w:r>
      <w:r>
        <w:rPr>
          <w:rFonts w:hint="eastAsia"/>
        </w:rPr>
        <w:t>표를</w:t>
      </w:r>
      <w:r>
        <w:rPr>
          <w:rFonts w:hint="eastAsia"/>
        </w:rPr>
        <w:t xml:space="preserve"> </w:t>
      </w:r>
      <w:r>
        <w:rPr>
          <w:rFonts w:hint="eastAsia"/>
        </w:rPr>
        <w:t>만들어</w:t>
      </w:r>
      <w:r>
        <w:rPr>
          <w:rFonts w:hint="eastAsia"/>
        </w:rPr>
        <w:t xml:space="preserve"> </w:t>
      </w:r>
      <w:r>
        <w:rPr>
          <w:rFonts w:hint="eastAsia"/>
        </w:rPr>
        <w:t>주세요</w:t>
      </w:r>
      <w:r>
        <w:rPr>
          <w:rFonts w:hint="eastAsia"/>
        </w:rPr>
        <w:t xml:space="preserve">. </w:t>
      </w:r>
    </w:p>
    <w:p w14:paraId="6E5B08E0" w14:textId="35707336" w:rsidR="00225797" w:rsidRPr="00C87E0C" w:rsidRDefault="00225797">
      <w:pPr>
        <w:pStyle w:val="CommentText"/>
      </w:pPr>
    </w:p>
  </w:comment>
  <w:comment w:id="132" w:author="Microsoft Office User" w:date="2020-04-10T20:54:00Z" w:initials="MOU">
    <w:p w14:paraId="23737F8F" w14:textId="3E27E6BE" w:rsidR="00225797" w:rsidRDefault="00225797">
      <w:pPr>
        <w:pStyle w:val="CommentText"/>
      </w:pPr>
      <w:r>
        <w:rPr>
          <w:rStyle w:val="CommentReference"/>
        </w:rPr>
        <w:annotationRef/>
      </w:r>
      <w:r>
        <w:t xml:space="preserve">Did we use </w:t>
      </w:r>
      <w:proofErr w:type="spellStart"/>
      <w:r>
        <w:t>FreeSurfer</w:t>
      </w:r>
      <w:proofErr w:type="spellEnd"/>
      <w:r>
        <w:t xml:space="preserve"> for this study?</w:t>
      </w:r>
    </w:p>
  </w:comment>
  <w:comment w:id="133" w:author="최예라" w:date="2020-03-20T18:01:00Z" w:initials="최예">
    <w:p w14:paraId="2D2B3A78" w14:textId="77777777" w:rsidR="00225797" w:rsidRDefault="00225797" w:rsidP="005E4EDA">
      <w:r>
        <w:t>Alternative:</w:t>
      </w:r>
      <w:r>
        <w:annotationRef/>
      </w:r>
      <w:r>
        <w:annotationRef/>
      </w:r>
      <w:r>
        <w:annotationRef/>
      </w:r>
      <w:r>
        <w:annotationRef/>
      </w:r>
      <w:r>
        <w:annotationRef/>
      </w:r>
      <w:r>
        <w:annotationRef/>
      </w:r>
      <w:r>
        <w:annotationRef/>
      </w:r>
      <w:r>
        <w:annotationRef/>
      </w:r>
      <w:r>
        <w:annotationRef/>
      </w:r>
      <w:r>
        <w:annotationRef/>
      </w:r>
    </w:p>
    <w:p w14:paraId="6E6ED67F" w14:textId="77777777" w:rsidR="00225797" w:rsidRDefault="00225797" w:rsidP="005E4EDA">
      <w:r>
        <w:t>which were adjusted to 200 voxels based on the Z-scores to have the exact same size and could be subjected to adequate between-ROI comparison for classification accuracies</w:t>
      </w:r>
    </w:p>
  </w:comment>
  <w:comment w:id="137" w:author="Microsoft Office User" w:date="2020-03-25T14:06:00Z" w:initials="MOU">
    <w:p w14:paraId="415BCD5B" w14:textId="6A6FE392" w:rsidR="00225797" w:rsidRDefault="00225797">
      <w:pPr>
        <w:pStyle w:val="CommentText"/>
      </w:pPr>
      <w:r>
        <w:rPr>
          <w:rStyle w:val="CommentReference"/>
        </w:rPr>
        <w:annotationRef/>
      </w:r>
      <w:r>
        <w:t>Please add some rationales for this</w:t>
      </w:r>
    </w:p>
  </w:comment>
  <w:comment w:id="139" w:author="최예라" w:date="2020-03-20T17:59:00Z" w:initials="최예">
    <w:p w14:paraId="2D27BC3A" w14:textId="77777777" w:rsidR="00225797" w:rsidRDefault="00225797" w:rsidP="005E4EDA">
      <w:r>
        <w:t>Temporary naming</w:t>
      </w:r>
      <w:r>
        <w:annotationRef/>
      </w:r>
      <w:r>
        <w:annotationRef/>
      </w:r>
      <w:r>
        <w:annotationRef/>
      </w:r>
      <w:r>
        <w:annotationRef/>
      </w:r>
      <w:r>
        <w:annotationRef/>
      </w:r>
      <w:r>
        <w:annotationRef/>
      </w:r>
      <w:r>
        <w:annotationRef/>
      </w:r>
      <w:r>
        <w:annotationRef/>
      </w:r>
      <w:r>
        <w:annotationRef/>
      </w:r>
      <w:r>
        <w:annotationRef/>
      </w:r>
    </w:p>
  </w:comment>
  <w:comment w:id="143" w:author="최예라" w:date="2020-03-20T17:34:00Z" w:initials="최예">
    <w:p w14:paraId="686CBABC" w14:textId="77777777" w:rsidR="00225797" w:rsidRDefault="00225797" w:rsidP="005E4EDA">
      <w:r>
        <w:t>information on mc/</w:t>
      </w:r>
      <w:proofErr w:type="spellStart"/>
      <w:r>
        <w:t>anova</w:t>
      </w:r>
      <w:proofErr w:type="spellEnd"/>
      <w:r>
        <w:t xml:space="preserve"> to be added</w:t>
      </w:r>
      <w:r>
        <w:annotationRef/>
      </w:r>
      <w:r>
        <w:annotationRef/>
      </w:r>
      <w:r>
        <w:annotationRef/>
      </w:r>
      <w:r>
        <w:annotationRef/>
      </w:r>
      <w:r>
        <w:annotationRef/>
      </w:r>
      <w:r>
        <w:annotationRef/>
      </w:r>
      <w:r>
        <w:annotationRef/>
      </w:r>
      <w:r>
        <w:annotationRef/>
      </w:r>
      <w:r>
        <w:annotationRef/>
      </w:r>
      <w:r>
        <w:annotationRef/>
      </w:r>
      <w:r>
        <w:annotationRef/>
      </w:r>
      <w:r>
        <w:annotationRef/>
      </w:r>
      <w:r>
        <w:annotationRef/>
      </w:r>
      <w:r>
        <w:annotationRef/>
      </w:r>
    </w:p>
  </w:comment>
  <w:comment w:id="144" w:author="최예라" w:date="2020-03-20T18:14:00Z" w:initials="최예">
    <w:p w14:paraId="2E44AAF2" w14:textId="77777777" w:rsidR="00225797" w:rsidRDefault="00225797" w:rsidP="005E4EDA">
      <w:r>
        <w:t>Alternative case:</w:t>
      </w:r>
      <w:r>
        <w:annotationRef/>
      </w:r>
    </w:p>
    <w:p w14:paraId="1B5EC7EE" w14:textId="77777777" w:rsidR="00225797" w:rsidRDefault="00225797" w:rsidP="005E4EDA">
      <w:r>
        <w:t>To examine the representation of the task-related information in the visual network, classification accuracies were computed for individual visual ROIs and averaged across ROIs for each subject.</w:t>
      </w:r>
    </w:p>
  </w:comment>
  <w:comment w:id="145" w:author="Microsoft Office User" w:date="2020-07-20T08:54:00Z" w:initials="MOU">
    <w:p w14:paraId="5E803AAD" w14:textId="133380C6" w:rsidR="00F52A13" w:rsidRPr="003B271D" w:rsidRDefault="00F52A13">
      <w:pPr>
        <w:pStyle w:val="CommentText"/>
        <w:rPr>
          <w:rFonts w:hint="eastAsia"/>
        </w:rPr>
      </w:pPr>
      <w:r>
        <w:rPr>
          <w:rStyle w:val="CommentReference"/>
        </w:rPr>
        <w:annotationRef/>
      </w:r>
      <w:r>
        <w:rPr>
          <w:rFonts w:hint="eastAsia"/>
        </w:rPr>
        <w:t>좀</w:t>
      </w:r>
      <w:r>
        <w:rPr>
          <w:rFonts w:hint="eastAsia"/>
        </w:rPr>
        <w:t xml:space="preserve"> </w:t>
      </w:r>
      <w:r>
        <w:rPr>
          <w:rFonts w:hint="eastAsia"/>
        </w:rPr>
        <w:t>더</w:t>
      </w:r>
      <w:r>
        <w:rPr>
          <w:rFonts w:hint="eastAsia"/>
        </w:rPr>
        <w:t xml:space="preserve"> </w:t>
      </w:r>
      <w:r>
        <w:rPr>
          <w:rFonts w:hint="eastAsia"/>
        </w:rPr>
        <w:t>자세하게</w:t>
      </w:r>
      <w:r>
        <w:rPr>
          <w:rFonts w:hint="eastAsia"/>
        </w:rPr>
        <w:t xml:space="preserve"> </w:t>
      </w:r>
      <w:r>
        <w:rPr>
          <w:rFonts w:hint="eastAsia"/>
        </w:rPr>
        <w:t>설명해</w:t>
      </w:r>
      <w:r>
        <w:rPr>
          <w:rFonts w:hint="eastAsia"/>
        </w:rPr>
        <w:t xml:space="preserve"> </w:t>
      </w:r>
      <w:r>
        <w:rPr>
          <w:rFonts w:hint="eastAsia"/>
        </w:rPr>
        <w:t>주세요</w:t>
      </w:r>
      <w:r>
        <w:rPr>
          <w:rFonts w:hint="eastAsia"/>
        </w:rPr>
        <w:t>.</w:t>
      </w:r>
      <w:r>
        <w:t xml:space="preserve"> </w:t>
      </w:r>
      <w:r w:rsidR="003B271D">
        <w:rPr>
          <w:rFonts w:hint="eastAsia"/>
        </w:rPr>
        <w:t>사용한</w:t>
      </w:r>
      <w:r w:rsidR="003B271D">
        <w:rPr>
          <w:rFonts w:hint="eastAsia"/>
        </w:rPr>
        <w:t xml:space="preserve"> </w:t>
      </w:r>
      <w:r w:rsidR="003B271D">
        <w:t xml:space="preserve">ROI </w:t>
      </w:r>
      <w:r w:rsidR="003B271D">
        <w:rPr>
          <w:rFonts w:hint="eastAsia"/>
        </w:rPr>
        <w:t>가</w:t>
      </w:r>
      <w:r w:rsidR="003B271D">
        <w:rPr>
          <w:rFonts w:hint="eastAsia"/>
        </w:rPr>
        <w:t xml:space="preserve"> </w:t>
      </w:r>
      <w:r w:rsidR="003B271D">
        <w:rPr>
          <w:rFonts w:hint="eastAsia"/>
        </w:rPr>
        <w:t>구체적으로</w:t>
      </w:r>
      <w:r w:rsidR="003B271D">
        <w:rPr>
          <w:rFonts w:hint="eastAsia"/>
        </w:rPr>
        <w:t xml:space="preserve"> </w:t>
      </w:r>
      <w:r w:rsidR="003B271D">
        <w:rPr>
          <w:rFonts w:hint="eastAsia"/>
        </w:rPr>
        <w:t>어떤</w:t>
      </w:r>
      <w:r w:rsidR="003B271D">
        <w:rPr>
          <w:rFonts w:hint="eastAsia"/>
        </w:rPr>
        <w:t xml:space="preserve"> </w:t>
      </w:r>
      <w:r w:rsidR="003B271D">
        <w:rPr>
          <w:rFonts w:hint="eastAsia"/>
        </w:rPr>
        <w:t>것인지</w:t>
      </w:r>
      <w:r w:rsidR="003B271D">
        <w:t xml:space="preserve">, </w:t>
      </w:r>
      <w:r w:rsidR="003B271D">
        <w:rPr>
          <w:rFonts w:hint="eastAsia"/>
        </w:rPr>
        <w:t>선택을</w:t>
      </w:r>
      <w:r w:rsidR="003B271D">
        <w:rPr>
          <w:rFonts w:hint="eastAsia"/>
        </w:rPr>
        <w:t xml:space="preserve"> </w:t>
      </w:r>
      <w:r w:rsidR="003B271D">
        <w:rPr>
          <w:rFonts w:hint="eastAsia"/>
        </w:rPr>
        <w:t>했다면</w:t>
      </w:r>
      <w:r w:rsidR="003B271D">
        <w:rPr>
          <w:rFonts w:hint="eastAsia"/>
        </w:rPr>
        <w:t xml:space="preserve"> </w:t>
      </w:r>
      <w:r w:rsidR="003B271D">
        <w:rPr>
          <w:rFonts w:hint="eastAsia"/>
        </w:rPr>
        <w:t>그</w:t>
      </w:r>
      <w:r w:rsidR="003B271D">
        <w:rPr>
          <w:rFonts w:hint="eastAsia"/>
        </w:rPr>
        <w:t xml:space="preserve"> </w:t>
      </w:r>
      <w:r w:rsidR="003B271D">
        <w:rPr>
          <w:rFonts w:hint="eastAsia"/>
        </w:rPr>
        <w:t>기준은</w:t>
      </w:r>
      <w:r w:rsidR="003B271D">
        <w:rPr>
          <w:rFonts w:hint="eastAsia"/>
        </w:rPr>
        <w:t xml:space="preserve"> </w:t>
      </w:r>
      <w:r w:rsidR="003B271D">
        <w:rPr>
          <w:rFonts w:hint="eastAsia"/>
        </w:rPr>
        <w:t>무엇인지</w:t>
      </w:r>
      <w:r w:rsidR="003B271D">
        <w:rPr>
          <w:rFonts w:hint="eastAsia"/>
        </w:rPr>
        <w:t>.</w:t>
      </w:r>
    </w:p>
  </w:comment>
  <w:comment w:id="179" w:author="최예라" w:date="2020-04-06T16:40:00Z" w:initials="최예">
    <w:p w14:paraId="5BDE7835" w14:textId="014F7694" w:rsidR="00225797" w:rsidRDefault="00225797">
      <w:r>
        <w:t>working on it</w:t>
      </w:r>
      <w:r>
        <w:annotationRef/>
      </w:r>
      <w:r>
        <w:annotationRef/>
      </w:r>
    </w:p>
  </w:comment>
  <w:comment w:id="198" w:author="최예라" w:date="2020-04-10T12:25:00Z" w:initials="최예">
    <w:p w14:paraId="37CB57BF" w14:textId="10314232" w:rsidR="00225797" w:rsidRDefault="00225797">
      <w:r>
        <w:t>https://link.springer.com/chapter/10.1007/978-3-030-34784-0_12</w:t>
      </w:r>
      <w:r>
        <w:annotationRef/>
      </w:r>
    </w:p>
  </w:comment>
  <w:comment w:id="214" w:author="최예라" w:date="2020-04-10T18:47:00Z" w:initials="최예">
    <w:p w14:paraId="6BB2C5DD" w14:textId="2BFF9682" w:rsidR="00225797" w:rsidRDefault="00225797">
      <w:r>
        <w:t>book chapter</w:t>
      </w:r>
      <w:r>
        <w:annotationRef/>
      </w:r>
    </w:p>
    <w:p w14:paraId="7EF8A0E3" w14:textId="356BDB99" w:rsidR="00225797" w:rsidRDefault="00225797">
      <w:r>
        <w:t>https://link.springer.com/chapter/10.1007/978-3-030-34784-0_12</w:t>
      </w:r>
    </w:p>
    <w:p w14:paraId="38CB9141" w14:textId="20AE8D7D" w:rsidR="00225797" w:rsidRDefault="00225797"/>
    <w:p w14:paraId="10A8FFE5" w14:textId="1DE29111" w:rsidR="00225797" w:rsidRDefault="00225797">
      <w:r>
        <w:t>참조해서</w:t>
      </w:r>
      <w:r>
        <w:t xml:space="preserve"> </w:t>
      </w:r>
      <w:r>
        <w:t>추가</w:t>
      </w:r>
      <w:r>
        <w:t xml:space="preserve"> </w:t>
      </w:r>
      <w:r>
        <w:t>예정</w:t>
      </w:r>
      <w:r>
        <w:t>.</w:t>
      </w:r>
    </w:p>
  </w:comment>
  <w:comment w:id="233" w:author="Sungshin Kim" w:date="2020-03-27T02:51:00Z" w:initials="SK">
    <w:p w14:paraId="59BC8B3F" w14:textId="38E8B11B" w:rsidR="00225797" w:rsidRDefault="00225797">
      <w:pPr>
        <w:pStyle w:val="CommentText"/>
      </w:pPr>
      <w:r>
        <w:rPr>
          <w:rStyle w:val="CommentReference"/>
        </w:rPr>
        <w:annotationRef/>
      </w:r>
      <w:r>
        <w:rPr>
          <w:rFonts w:hint="eastAsia"/>
        </w:rPr>
        <w:t>A</w:t>
      </w:r>
      <w:r>
        <w:t>dd Figure 1C showing learning curve and representative trajectories</w:t>
      </w:r>
      <w:r>
        <w:annotationRef/>
      </w:r>
    </w:p>
  </w:comment>
  <w:comment w:id="248" w:author="Emily Yunha Shin" w:date="2020-03-20T17:50:00Z" w:initials="EYS">
    <w:p w14:paraId="1E28A9EA" w14:textId="77777777" w:rsidR="00225797" w:rsidRDefault="00225797" w:rsidP="005E4EDA">
      <w:pPr>
        <w:pStyle w:val="CommentText"/>
      </w:pPr>
      <w:r>
        <w:rPr>
          <w:rStyle w:val="CommentReference"/>
        </w:rPr>
        <w:annotationRef/>
      </w:r>
      <w:r>
        <w:rPr>
          <w:rFonts w:hint="eastAsia"/>
        </w:rPr>
        <w:t>a</w:t>
      </w:r>
      <w:r>
        <w:t>dd slice number</w:t>
      </w:r>
    </w:p>
  </w:comment>
  <w:comment w:id="267" w:author="Emily Yunha Shin" w:date="2020-03-20T18:01:00Z" w:initials="EYS">
    <w:p w14:paraId="6BCC49B0" w14:textId="77777777" w:rsidR="00225797" w:rsidRDefault="00225797" w:rsidP="005E4EDA">
      <w:pPr>
        <w:pStyle w:val="CommentText"/>
      </w:pPr>
      <w:r>
        <w:rPr>
          <w:rStyle w:val="CommentReference"/>
        </w:rPr>
        <w:annotationRef/>
      </w:r>
      <w:r>
        <w:rPr>
          <w:rFonts w:hint="eastAsia"/>
        </w:rPr>
        <w:t>R</w:t>
      </w:r>
      <w:r>
        <w:t xml:space="preserve">OI name </w:t>
      </w:r>
      <w:r>
        <w:rPr>
          <w:rFonts w:hint="eastAsia"/>
        </w:rPr>
        <w:t>변경</w:t>
      </w:r>
    </w:p>
  </w:comment>
  <w:comment w:id="271" w:author="Sungshin Kim" w:date="2020-03-28T16:33:00Z" w:initials="SK">
    <w:p w14:paraId="78DDD04A" w14:textId="3FB34703" w:rsidR="00225797" w:rsidRDefault="00225797">
      <w:pPr>
        <w:pStyle w:val="CommentText"/>
      </w:pPr>
      <w:r>
        <w:rPr>
          <w:rStyle w:val="CommentReference"/>
        </w:rPr>
        <w:annotationRef/>
      </w:r>
      <w:r>
        <w:rPr>
          <w:rFonts w:hint="eastAsia"/>
        </w:rPr>
        <w:t>C</w:t>
      </w:r>
      <w:r>
        <w:t xml:space="preserve">luster size </w:t>
      </w:r>
      <w:proofErr w:type="spellStart"/>
      <w:r>
        <w:rPr>
          <w:rFonts w:hint="eastAsia"/>
        </w:rPr>
        <w:t>를</w:t>
      </w:r>
      <w:proofErr w:type="spellEnd"/>
      <w:r>
        <w:t xml:space="preserve"> voxel </w:t>
      </w:r>
      <w:r>
        <w:rPr>
          <w:rFonts w:hint="eastAsia"/>
        </w:rPr>
        <w:t>수로</w:t>
      </w:r>
      <w:r>
        <w:rPr>
          <w:rFonts w:hint="eastAsia"/>
        </w:rPr>
        <w:t xml:space="preserve"> </w:t>
      </w:r>
      <w:r>
        <w:rPr>
          <w:rFonts w:hint="eastAsia"/>
        </w:rPr>
        <w:t>표시하는</w:t>
      </w:r>
      <w:r>
        <w:rPr>
          <w:rFonts w:hint="eastAsia"/>
        </w:rPr>
        <w:t xml:space="preserve"> </w:t>
      </w:r>
      <w:r>
        <w:rPr>
          <w:rFonts w:hint="eastAsia"/>
        </w:rPr>
        <w:t>칼럼을</w:t>
      </w:r>
      <w:r>
        <w:rPr>
          <w:rFonts w:hint="eastAsia"/>
        </w:rPr>
        <w:t xml:space="preserve"> </w:t>
      </w:r>
      <w:r>
        <w:rPr>
          <w:rFonts w:hint="eastAsia"/>
        </w:rPr>
        <w:t>표에</w:t>
      </w:r>
      <w:r>
        <w:rPr>
          <w:rFonts w:hint="eastAsia"/>
        </w:rPr>
        <w:t xml:space="preserve"> </w:t>
      </w:r>
      <w:r>
        <w:rPr>
          <w:rFonts w:hint="eastAsia"/>
        </w:rPr>
        <w:t>추가해</w:t>
      </w:r>
      <w:r>
        <w:rPr>
          <w:rFonts w:hint="eastAsia"/>
        </w:rPr>
        <w:t xml:space="preserve"> </w:t>
      </w:r>
      <w:r>
        <w:rPr>
          <w:rFonts w:hint="eastAsia"/>
        </w:rPr>
        <w:t>주세요</w:t>
      </w:r>
      <w:r>
        <w:rPr>
          <w:rFonts w:hint="eastAsia"/>
        </w:rPr>
        <w:t>.</w:t>
      </w:r>
    </w:p>
  </w:comment>
  <w:comment w:id="274" w:author="Sungshin Kim" w:date="2020-03-26T16:06:00Z" w:initials="SK">
    <w:p w14:paraId="7DE62B36" w14:textId="3CA74A65" w:rsidR="00225797" w:rsidRDefault="00225797">
      <w:pPr>
        <w:pStyle w:val="CommentText"/>
      </w:pPr>
      <w:r>
        <w:rPr>
          <w:rStyle w:val="CommentReference"/>
        </w:rPr>
        <w:annotationRef/>
      </w:r>
      <w:r>
        <w:rPr>
          <w:rFonts w:hint="eastAsia"/>
        </w:rPr>
        <w:t>예전에</w:t>
      </w:r>
      <w:r>
        <w:rPr>
          <w:rFonts w:hint="eastAsia"/>
        </w:rPr>
        <w:t xml:space="preserve"> </w:t>
      </w:r>
      <w:r>
        <w:rPr>
          <w:rFonts w:hint="eastAsia"/>
        </w:rPr>
        <w:t>제출했던</w:t>
      </w:r>
      <w:r>
        <w:rPr>
          <w:rFonts w:hint="eastAsia"/>
        </w:rPr>
        <w:t xml:space="preserve"> </w:t>
      </w:r>
      <w:r>
        <w:rPr>
          <w:rFonts w:hint="eastAsia"/>
        </w:rPr>
        <w:t>논문에</w:t>
      </w:r>
      <w:r>
        <w:rPr>
          <w:rFonts w:hint="eastAsia"/>
        </w:rPr>
        <w:t xml:space="preserve"> </w:t>
      </w:r>
      <w:r>
        <w:rPr>
          <w:rFonts w:hint="eastAsia"/>
        </w:rPr>
        <w:t>이</w:t>
      </w:r>
      <w:r>
        <w:rPr>
          <w:rFonts w:hint="eastAsia"/>
        </w:rPr>
        <w:t xml:space="preserve"> </w:t>
      </w:r>
      <w:r>
        <w:rPr>
          <w:rFonts w:hint="eastAsia"/>
        </w:rPr>
        <w:t>부분</w:t>
      </w:r>
      <w:r>
        <w:rPr>
          <w:rFonts w:hint="eastAsia"/>
        </w:rPr>
        <w:t xml:space="preserve"> </w:t>
      </w:r>
      <w:r>
        <w:rPr>
          <w:rFonts w:hint="eastAsia"/>
        </w:rPr>
        <w:t>오류가</w:t>
      </w:r>
      <w:r>
        <w:rPr>
          <w:rFonts w:hint="eastAsia"/>
        </w:rPr>
        <w:t xml:space="preserve"> </w:t>
      </w:r>
      <w:r>
        <w:rPr>
          <w:rFonts w:hint="eastAsia"/>
        </w:rPr>
        <w:t>있습니다</w:t>
      </w:r>
      <w:r>
        <w:rPr>
          <w:rFonts w:hint="eastAsia"/>
        </w:rPr>
        <w:t>.</w:t>
      </w:r>
      <w:r>
        <w:t xml:space="preserve"> </w:t>
      </w:r>
      <w:r>
        <w:rPr>
          <w:rFonts w:hint="eastAsia"/>
        </w:rPr>
        <w:t>기억해</w:t>
      </w:r>
      <w:r>
        <w:rPr>
          <w:rFonts w:hint="eastAsia"/>
        </w:rPr>
        <w:t xml:space="preserve"> </w:t>
      </w:r>
      <w:r>
        <w:rPr>
          <w:rFonts w:hint="eastAsia"/>
        </w:rPr>
        <w:t>두었다</w:t>
      </w:r>
      <w:r>
        <w:rPr>
          <w:rFonts w:hint="eastAsia"/>
        </w:rPr>
        <w:t xml:space="preserve"> </w:t>
      </w:r>
      <w:r>
        <w:rPr>
          <w:rFonts w:hint="eastAsia"/>
        </w:rPr>
        <w:t>고쳐야</w:t>
      </w:r>
      <w:r>
        <w:rPr>
          <w:rFonts w:hint="eastAsia"/>
        </w:rPr>
        <w:t xml:space="preserve"> </w:t>
      </w:r>
      <w:r>
        <w:rPr>
          <w:rFonts w:hint="eastAsia"/>
        </w:rPr>
        <w:t>합니다</w:t>
      </w:r>
      <w:r>
        <w:rPr>
          <w:rFonts w:hint="eastAsia"/>
        </w:rPr>
        <w:t>.</w:t>
      </w:r>
    </w:p>
  </w:comment>
  <w:comment w:id="353" w:author="Sungshin Kim" w:date="2020-03-28T16:33:00Z" w:initials="SK">
    <w:p w14:paraId="50FB95A8" w14:textId="3FB34703" w:rsidR="00225797" w:rsidRDefault="00225797" w:rsidP="3F73233A">
      <w:r>
        <w:t xml:space="preserve">Cluster size </w:t>
      </w:r>
      <w:proofErr w:type="spellStart"/>
      <w:r>
        <w:t>를</w:t>
      </w:r>
      <w:proofErr w:type="spellEnd"/>
      <w:r>
        <w:t xml:space="preserve"> voxel </w:t>
      </w:r>
      <w:r>
        <w:t>수로</w:t>
      </w:r>
      <w:r>
        <w:t xml:space="preserve"> </w:t>
      </w:r>
      <w:r>
        <w:t>표시하는</w:t>
      </w:r>
      <w:r>
        <w:t xml:space="preserve"> </w:t>
      </w:r>
      <w:r>
        <w:t>칼럼을</w:t>
      </w:r>
      <w:r>
        <w:t xml:space="preserve"> </w:t>
      </w:r>
      <w:r>
        <w:t>표에</w:t>
      </w:r>
      <w:r>
        <w:t xml:space="preserve"> </w:t>
      </w:r>
      <w:r>
        <w:t>추가해</w:t>
      </w:r>
      <w:r>
        <w:t xml:space="preserve"> </w:t>
      </w:r>
      <w:r>
        <w:t>주세요</w:t>
      </w:r>
      <w:r>
        <w:t>.</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007303" w15:done="0"/>
  <w15:commentEx w15:paraId="1E392924" w15:done="0"/>
  <w15:commentEx w15:paraId="6D30DBCE" w15:done="0"/>
  <w15:commentEx w15:paraId="1A10C771" w15:done="0"/>
  <w15:commentEx w15:paraId="17846B1C" w15:done="0"/>
  <w15:commentEx w15:paraId="233F6F6B" w15:done="0"/>
  <w15:commentEx w15:paraId="0B67881E" w15:done="0"/>
  <w15:commentEx w15:paraId="0945C294" w15:done="0"/>
  <w15:commentEx w15:paraId="4C4F95AD" w15:done="0"/>
  <w15:commentEx w15:paraId="77FD1497" w15:done="0"/>
  <w15:commentEx w15:paraId="430BEC2D" w15:paraIdParent="77FD1497" w15:done="0"/>
  <w15:commentEx w15:paraId="059803F1" w15:done="0"/>
  <w15:commentEx w15:paraId="6E5B08E0" w15:done="1"/>
  <w15:commentEx w15:paraId="23737F8F" w15:done="0"/>
  <w15:commentEx w15:paraId="6E6ED67F" w15:done="0"/>
  <w15:commentEx w15:paraId="415BCD5B" w15:done="0"/>
  <w15:commentEx w15:paraId="2D27BC3A" w15:done="0"/>
  <w15:commentEx w15:paraId="686CBABC" w15:done="0"/>
  <w15:commentEx w15:paraId="1B5EC7EE" w15:done="0"/>
  <w15:commentEx w15:paraId="5E803AAD" w15:done="0"/>
  <w15:commentEx w15:paraId="5BDE7835" w15:done="0"/>
  <w15:commentEx w15:paraId="37CB57BF" w15:done="0"/>
  <w15:commentEx w15:paraId="10A8FFE5" w15:done="0"/>
  <w15:commentEx w15:paraId="59BC8B3F" w15:done="1"/>
  <w15:commentEx w15:paraId="1E28A9EA" w15:done="0"/>
  <w15:commentEx w15:paraId="6BCC49B0" w15:done="0"/>
  <w15:commentEx w15:paraId="78DDD04A" w15:done="0"/>
  <w15:commentEx w15:paraId="7DE62B36" w15:done="0"/>
  <w15:commentEx w15:paraId="50FB95A8"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3FADE443" w16cex:dateUtc="2020-04-03T09:13:58.159Z"/>
  <w16cex:commentExtensible w16cex:durableId="160B7A27" w16cex:dateUtc="2020-04-03T09:53:58.097Z"/>
  <w16cex:commentExtensible w16cex:durableId="33F74133" w16cex:dateUtc="2020-04-03T10:07:56.798Z"/>
  <w16cex:commentExtensible w16cex:durableId="13749AF1" w16cex:dateUtc="2020-04-06T07:40:32Z"/>
  <w16cex:commentExtensible w16cex:durableId="4BED380C" w16cex:dateUtc="2020-04-06T09:12:47.044Z"/>
  <w16cex:commentExtensible w16cex:durableId="48B6AA12" w16cex:dateUtc="2020-04-10T02:18:20Z"/>
  <w16cex:commentExtensible w16cex:durableId="35AC80F5" w16cex:dateUtc="2020-04-10T02:19:40.92Z"/>
  <w16cex:commentExtensible w16cex:durableId="61EF3D11" w16cex:dateUtc="2020-04-10T02:19:40.92Z"/>
  <w16cex:commentExtensible w16cex:durableId="3235AD05" w16cex:dateUtc="2020-04-10T03:11:01.637Z"/>
  <w16cex:commentExtensible w16cex:durableId="3F287911" w16cex:dateUtc="2020-04-10T03:25:00.474Z"/>
  <w16cex:commentExtensible w16cex:durableId="67B23DC2" w16cex:dateUtc="2020-04-10T08:01:39.442Z"/>
  <w16cex:commentExtensible w16cex:durableId="2F50FBC0" w16cex:dateUtc="2020-04-10T08:18:15.814Z"/>
  <w16cex:commentExtensible w16cex:durableId="08732BAC" w16cex:dateUtc="2020-04-10T08:27:24.757Z"/>
  <w16cex:commentExtensible w16cex:durableId="7CD9A818" w16cex:dateUtc="2020-04-10T08:39:24.587Z"/>
  <w16cex:commentExtensible w16cex:durableId="14EA7236" w16cex:dateUtc="2020-04-10T09:47:30.738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007303" w16cid:durableId="160B7A27"/>
  <w16cid:commentId w16cid:paraId="1E392924" w16cid:durableId="33F74133"/>
  <w16cid:commentId w16cid:paraId="6D30DBCE" w16cid:durableId="48B6AA12"/>
  <w16cid:commentId w16cid:paraId="1A10C771" w16cid:durableId="22BFD69B"/>
  <w16cid:commentId w16cid:paraId="17846B1C" w16cid:durableId="223B784B"/>
  <w16cid:commentId w16cid:paraId="233F6F6B" w16cid:durableId="223C79FF"/>
  <w16cid:commentId w16cid:paraId="0B67881E" w16cid:durableId="7CD9A818"/>
  <w16cid:commentId w16cid:paraId="0945C294" w16cid:durableId="08732BAC"/>
  <w16cid:commentId w16cid:paraId="4C4F95AD" w16cid:durableId="272D0BB8"/>
  <w16cid:commentId w16cid:paraId="77FD1497" w16cid:durableId="12644FBF"/>
  <w16cid:commentId w16cid:paraId="430BEC2D" w16cid:durableId="2228C51C"/>
  <w16cid:commentId w16cid:paraId="059803F1" w16cid:durableId="6CD3B352"/>
  <w16cid:commentId w16cid:paraId="6E5B08E0" w16cid:durableId="222B8435"/>
  <w16cid:commentId w16cid:paraId="23737F8F" w16cid:durableId="223B5B8D"/>
  <w16cid:commentId w16cid:paraId="6E6ED67F" w16cid:durableId="0A15D239"/>
  <w16cid:commentId w16cid:paraId="415BCD5B" w16cid:durableId="2225E400"/>
  <w16cid:commentId w16cid:paraId="2D27BC3A" w16cid:durableId="768B0368"/>
  <w16cid:commentId w16cid:paraId="686CBABC" w16cid:durableId="6F6BF496"/>
  <w16cid:commentId w16cid:paraId="1B5EC7EE" w16cid:durableId="55B582FE"/>
  <w16cid:commentId w16cid:paraId="5E803AAD" w16cid:durableId="22BFDA40"/>
  <w16cid:commentId w16cid:paraId="5BDE7835" w16cid:durableId="13749AF1"/>
  <w16cid:commentId w16cid:paraId="37CB57BF" w16cid:durableId="3F287911"/>
  <w16cid:commentId w16cid:paraId="10A8FFE5" w16cid:durableId="14EA7236"/>
  <w16cid:commentId w16cid:paraId="59BC8B3F" w16cid:durableId="2227E8C8"/>
  <w16cid:commentId w16cid:paraId="1E28A9EA" w16cid:durableId="221F80EA"/>
  <w16cid:commentId w16cid:paraId="6BCC49B0" w16cid:durableId="221F837D"/>
  <w16cid:commentId w16cid:paraId="78DDD04A" w16cid:durableId="2229FABF"/>
  <w16cid:commentId w16cid:paraId="7DE62B36" w16cid:durableId="22275182"/>
  <w16cid:commentId w16cid:paraId="50FB95A8" w16cid:durableId="03BC02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E5AEC" w14:textId="77777777" w:rsidR="00243ACC" w:rsidRDefault="00243ACC">
      <w:r>
        <w:separator/>
      </w:r>
    </w:p>
  </w:endnote>
  <w:endnote w:type="continuationSeparator" w:id="0">
    <w:p w14:paraId="41626012" w14:textId="77777777" w:rsidR="00243ACC" w:rsidRDefault="00243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3811E0" w14:textId="77777777" w:rsidR="00243ACC" w:rsidRDefault="00243ACC">
      <w:r>
        <w:separator/>
      </w:r>
    </w:p>
  </w:footnote>
  <w:footnote w:type="continuationSeparator" w:id="0">
    <w:p w14:paraId="13D8BFF4" w14:textId="77777777" w:rsidR="00243ACC" w:rsidRDefault="00243A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B5840"/>
    <w:multiLevelType w:val="hybridMultilevel"/>
    <w:tmpl w:val="FCBEB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8D6B11"/>
    <w:multiLevelType w:val="hybridMultilevel"/>
    <w:tmpl w:val="02D622AA"/>
    <w:lvl w:ilvl="0" w:tplc="1DFEEB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787774"/>
    <w:multiLevelType w:val="hybridMultilevel"/>
    <w:tmpl w:val="C4569ECC"/>
    <w:lvl w:ilvl="0" w:tplc="669AADBE">
      <w:start w:val="1"/>
      <w:numFmt w:val="bullet"/>
      <w:lvlText w:val=""/>
      <w:lvlJc w:val="left"/>
      <w:pPr>
        <w:ind w:left="800" w:hanging="400"/>
      </w:pPr>
      <w:rPr>
        <w:rFonts w:ascii="Symbol" w:hAnsi="Symbol" w:hint="default"/>
      </w:rPr>
    </w:lvl>
    <w:lvl w:ilvl="1" w:tplc="DAA8E6B8">
      <w:start w:val="1"/>
      <w:numFmt w:val="bullet"/>
      <w:lvlText w:val=""/>
      <w:lvlJc w:val="left"/>
      <w:pPr>
        <w:ind w:left="1200" w:hanging="400"/>
      </w:pPr>
      <w:rPr>
        <w:rFonts w:ascii="Symbol" w:hAnsi="Symbol" w:hint="default"/>
      </w:rPr>
    </w:lvl>
    <w:lvl w:ilvl="2" w:tplc="DC44C952">
      <w:start w:val="1"/>
      <w:numFmt w:val="bullet"/>
      <w:lvlText w:val=""/>
      <w:lvlJc w:val="left"/>
      <w:pPr>
        <w:ind w:left="1600" w:hanging="400"/>
      </w:pPr>
      <w:rPr>
        <w:rFonts w:ascii="Wingdings" w:hAnsi="Wingdings" w:hint="default"/>
      </w:rPr>
    </w:lvl>
    <w:lvl w:ilvl="3" w:tplc="C518C512">
      <w:start w:val="1"/>
      <w:numFmt w:val="bullet"/>
      <w:lvlText w:val=""/>
      <w:lvlJc w:val="left"/>
      <w:pPr>
        <w:ind w:left="2000" w:hanging="400"/>
      </w:pPr>
      <w:rPr>
        <w:rFonts w:ascii="Symbol" w:hAnsi="Symbol" w:hint="default"/>
      </w:rPr>
    </w:lvl>
    <w:lvl w:ilvl="4" w:tplc="CE74DBFC">
      <w:start w:val="1"/>
      <w:numFmt w:val="bullet"/>
      <w:lvlText w:val="o"/>
      <w:lvlJc w:val="left"/>
      <w:pPr>
        <w:ind w:left="2400" w:hanging="400"/>
      </w:pPr>
      <w:rPr>
        <w:rFonts w:ascii="Courier New" w:hAnsi="Courier New" w:hint="default"/>
      </w:rPr>
    </w:lvl>
    <w:lvl w:ilvl="5" w:tplc="FADEB540">
      <w:start w:val="1"/>
      <w:numFmt w:val="bullet"/>
      <w:lvlText w:val=""/>
      <w:lvlJc w:val="left"/>
      <w:pPr>
        <w:ind w:left="2800" w:hanging="400"/>
      </w:pPr>
      <w:rPr>
        <w:rFonts w:ascii="Wingdings" w:hAnsi="Wingdings" w:hint="default"/>
      </w:rPr>
    </w:lvl>
    <w:lvl w:ilvl="6" w:tplc="C4E06C7E">
      <w:start w:val="1"/>
      <w:numFmt w:val="bullet"/>
      <w:lvlText w:val=""/>
      <w:lvlJc w:val="left"/>
      <w:pPr>
        <w:ind w:left="3200" w:hanging="400"/>
      </w:pPr>
      <w:rPr>
        <w:rFonts w:ascii="Symbol" w:hAnsi="Symbol" w:hint="default"/>
      </w:rPr>
    </w:lvl>
    <w:lvl w:ilvl="7" w:tplc="95043F20">
      <w:start w:val="1"/>
      <w:numFmt w:val="bullet"/>
      <w:lvlText w:val="o"/>
      <w:lvlJc w:val="left"/>
      <w:pPr>
        <w:ind w:left="3600" w:hanging="400"/>
      </w:pPr>
      <w:rPr>
        <w:rFonts w:ascii="Courier New" w:hAnsi="Courier New" w:hint="default"/>
      </w:rPr>
    </w:lvl>
    <w:lvl w:ilvl="8" w:tplc="1DFCC4FE">
      <w:start w:val="1"/>
      <w:numFmt w:val="bullet"/>
      <w:lvlText w:val=""/>
      <w:lvlJc w:val="left"/>
      <w:pPr>
        <w:ind w:left="4000" w:hanging="400"/>
      </w:pPr>
      <w:rPr>
        <w:rFonts w:ascii="Wingdings" w:hAnsi="Wingdings" w:hint="default"/>
      </w:rPr>
    </w:lvl>
  </w:abstractNum>
  <w:abstractNum w:abstractNumId="3" w15:restartNumberingAfterBreak="0">
    <w:nsid w:val="6F130D93"/>
    <w:multiLevelType w:val="hybridMultilevel"/>
    <w:tmpl w:val="DD34D872"/>
    <w:lvl w:ilvl="0" w:tplc="164E3718">
      <w:start w:val="1"/>
      <w:numFmt w:val="bullet"/>
      <w:lvlText w:val=""/>
      <w:lvlJc w:val="left"/>
      <w:pPr>
        <w:ind w:left="800" w:hanging="400"/>
      </w:pPr>
      <w:rPr>
        <w:rFonts w:ascii="Symbol" w:hAnsi="Symbol" w:hint="default"/>
      </w:rPr>
    </w:lvl>
    <w:lvl w:ilvl="1" w:tplc="E71240E8">
      <w:start w:val="1"/>
      <w:numFmt w:val="bullet"/>
      <w:lvlText w:val="o"/>
      <w:lvlJc w:val="left"/>
      <w:pPr>
        <w:ind w:left="1200" w:hanging="400"/>
      </w:pPr>
      <w:rPr>
        <w:rFonts w:ascii="Courier New" w:hAnsi="Courier New" w:hint="default"/>
      </w:rPr>
    </w:lvl>
    <w:lvl w:ilvl="2" w:tplc="92DC8C96">
      <w:start w:val="1"/>
      <w:numFmt w:val="bullet"/>
      <w:lvlText w:val=""/>
      <w:lvlJc w:val="left"/>
      <w:pPr>
        <w:ind w:left="1600" w:hanging="400"/>
      </w:pPr>
      <w:rPr>
        <w:rFonts w:ascii="Wingdings" w:hAnsi="Wingdings" w:hint="default"/>
      </w:rPr>
    </w:lvl>
    <w:lvl w:ilvl="3" w:tplc="B7D4B6B4">
      <w:start w:val="1"/>
      <w:numFmt w:val="bullet"/>
      <w:lvlText w:val=""/>
      <w:lvlJc w:val="left"/>
      <w:pPr>
        <w:ind w:left="2000" w:hanging="400"/>
      </w:pPr>
      <w:rPr>
        <w:rFonts w:ascii="Symbol" w:hAnsi="Symbol" w:hint="default"/>
      </w:rPr>
    </w:lvl>
    <w:lvl w:ilvl="4" w:tplc="9A58B490">
      <w:start w:val="1"/>
      <w:numFmt w:val="bullet"/>
      <w:lvlText w:val="o"/>
      <w:lvlJc w:val="left"/>
      <w:pPr>
        <w:ind w:left="2400" w:hanging="400"/>
      </w:pPr>
      <w:rPr>
        <w:rFonts w:ascii="Courier New" w:hAnsi="Courier New" w:hint="default"/>
      </w:rPr>
    </w:lvl>
    <w:lvl w:ilvl="5" w:tplc="87E03F2A">
      <w:start w:val="1"/>
      <w:numFmt w:val="bullet"/>
      <w:lvlText w:val=""/>
      <w:lvlJc w:val="left"/>
      <w:pPr>
        <w:ind w:left="2800" w:hanging="400"/>
      </w:pPr>
      <w:rPr>
        <w:rFonts w:ascii="Wingdings" w:hAnsi="Wingdings" w:hint="default"/>
      </w:rPr>
    </w:lvl>
    <w:lvl w:ilvl="6" w:tplc="A162A178">
      <w:start w:val="1"/>
      <w:numFmt w:val="bullet"/>
      <w:lvlText w:val=""/>
      <w:lvlJc w:val="left"/>
      <w:pPr>
        <w:ind w:left="3200" w:hanging="400"/>
      </w:pPr>
      <w:rPr>
        <w:rFonts w:ascii="Symbol" w:hAnsi="Symbol" w:hint="default"/>
      </w:rPr>
    </w:lvl>
    <w:lvl w:ilvl="7" w:tplc="0ADE3150">
      <w:start w:val="1"/>
      <w:numFmt w:val="bullet"/>
      <w:lvlText w:val="o"/>
      <w:lvlJc w:val="left"/>
      <w:pPr>
        <w:ind w:left="3600" w:hanging="400"/>
      </w:pPr>
      <w:rPr>
        <w:rFonts w:ascii="Courier New" w:hAnsi="Courier New" w:hint="default"/>
      </w:rPr>
    </w:lvl>
    <w:lvl w:ilvl="8" w:tplc="1B98E36A">
      <w:start w:val="1"/>
      <w:numFmt w:val="bullet"/>
      <w:lvlText w:val=""/>
      <w:lvlJc w:val="left"/>
      <w:pPr>
        <w:ind w:left="4000" w:hanging="400"/>
      </w:pPr>
      <w:rPr>
        <w:rFonts w:ascii="Wingdings" w:hAnsi="Wingding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최예라">
    <w15:presenceInfo w15:providerId="AD" w15:userId="S::yerachoi@o365.skku.edu::4b6a0980-a2e3-4a03-a31e-30983b81f710"/>
  </w15:person>
  <w15:person w15:author="Microsoft Office User">
    <w15:presenceInfo w15:providerId="None" w15:userId="Microsoft Office User"/>
  </w15:person>
  <w15:person w15:author="Emily Yunha Shin">
    <w15:presenceInfo w15:providerId="Windows Live" w15:userId="79ced7c1-a4b4-4df5-b6d5-714dd5abaf9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Neuroscience&lt;/Style&gt;&lt;LeftDelim&gt;{&lt;/LeftDelim&gt;&lt;RightDelim&gt;}&lt;/RightDelim&gt;&lt;FontName&gt;Calibri&lt;/FontName&gt;&lt;FontSize&gt;12&lt;/FontSize&gt;&lt;ReflistTitle&gt;&lt;/ReflistTitle&gt;&lt;StartingRefnum&gt;1&lt;/StartingRefnum&gt;&lt;FirstLineIndent&gt;0&lt;/FirstLineIndent&gt;&lt;HangingIndent&gt;432&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fr2fat05wdf98evzanv52eqvz2099wexd9w&quot;&gt;BG_MVPA&lt;record-ids&gt;&lt;item&gt;1&lt;/item&gt;&lt;item&gt;2&lt;/item&gt;&lt;item&gt;3&lt;/item&gt;&lt;item&gt;4&lt;/item&gt;&lt;item&gt;5&lt;/item&gt;&lt;item&gt;6&lt;/item&gt;&lt;item&gt;7&lt;/item&gt;&lt;item&gt;8&lt;/item&gt;&lt;item&gt;9&lt;/item&gt;&lt;item&gt;10&lt;/item&gt;&lt;item&gt;11&lt;/item&gt;&lt;item&gt;15&lt;/item&gt;&lt;item&gt;16&lt;/item&gt;&lt;item&gt;17&lt;/item&gt;&lt;item&gt;20&lt;/item&gt;&lt;item&gt;22&lt;/item&gt;&lt;item&gt;27&lt;/item&gt;&lt;item&gt;30&lt;/item&gt;&lt;item&gt;35&lt;/item&gt;&lt;item&gt;37&lt;/item&gt;&lt;item&gt;42&lt;/item&gt;&lt;item&gt;76&lt;/item&gt;&lt;item&gt;79&lt;/item&gt;&lt;item&gt;85&lt;/item&gt;&lt;item&gt;86&lt;/item&gt;&lt;item&gt;88&lt;/item&gt;&lt;item&gt;89&lt;/item&gt;&lt;item&gt;95&lt;/item&gt;&lt;item&gt;96&lt;/item&gt;&lt;item&gt;97&lt;/item&gt;&lt;item&gt;98&lt;/item&gt;&lt;/record-ids&gt;&lt;/item&gt;&lt;/Libraries&gt;"/>
  </w:docVars>
  <w:rsids>
    <w:rsidRoot w:val="00863430"/>
    <w:rsid w:val="000034B5"/>
    <w:rsid w:val="000037E8"/>
    <w:rsid w:val="00007713"/>
    <w:rsid w:val="000077BC"/>
    <w:rsid w:val="00010BF0"/>
    <w:rsid w:val="00011345"/>
    <w:rsid w:val="000117C6"/>
    <w:rsid w:val="000135DF"/>
    <w:rsid w:val="00013CFC"/>
    <w:rsid w:val="00021243"/>
    <w:rsid w:val="00024B49"/>
    <w:rsid w:val="000253AA"/>
    <w:rsid w:val="0002596C"/>
    <w:rsid w:val="00026218"/>
    <w:rsid w:val="000262CC"/>
    <w:rsid w:val="00030AE3"/>
    <w:rsid w:val="00030D49"/>
    <w:rsid w:val="00031993"/>
    <w:rsid w:val="0003528A"/>
    <w:rsid w:val="00037E68"/>
    <w:rsid w:val="000404BE"/>
    <w:rsid w:val="00040D47"/>
    <w:rsid w:val="000434C3"/>
    <w:rsid w:val="00043B1E"/>
    <w:rsid w:val="00043F0A"/>
    <w:rsid w:val="00047FE4"/>
    <w:rsid w:val="00050900"/>
    <w:rsid w:val="00050DA0"/>
    <w:rsid w:val="000514F6"/>
    <w:rsid w:val="00054EBC"/>
    <w:rsid w:val="00057D07"/>
    <w:rsid w:val="0006031C"/>
    <w:rsid w:val="00061275"/>
    <w:rsid w:val="00061C34"/>
    <w:rsid w:val="000622B0"/>
    <w:rsid w:val="00070731"/>
    <w:rsid w:val="00070A5C"/>
    <w:rsid w:val="00070E76"/>
    <w:rsid w:val="00071654"/>
    <w:rsid w:val="00072D30"/>
    <w:rsid w:val="00074333"/>
    <w:rsid w:val="00081256"/>
    <w:rsid w:val="00081BC8"/>
    <w:rsid w:val="00081EDC"/>
    <w:rsid w:val="00085028"/>
    <w:rsid w:val="00086177"/>
    <w:rsid w:val="00090220"/>
    <w:rsid w:val="00092CDD"/>
    <w:rsid w:val="00092DC7"/>
    <w:rsid w:val="00092FEE"/>
    <w:rsid w:val="00094ACB"/>
    <w:rsid w:val="00095542"/>
    <w:rsid w:val="000966F4"/>
    <w:rsid w:val="000A2816"/>
    <w:rsid w:val="000A34EB"/>
    <w:rsid w:val="000A384B"/>
    <w:rsid w:val="000A645C"/>
    <w:rsid w:val="000B1B6F"/>
    <w:rsid w:val="000B1D80"/>
    <w:rsid w:val="000B315E"/>
    <w:rsid w:val="000B3393"/>
    <w:rsid w:val="000B350B"/>
    <w:rsid w:val="000B5A9B"/>
    <w:rsid w:val="000B7880"/>
    <w:rsid w:val="000B7D38"/>
    <w:rsid w:val="000C4AB3"/>
    <w:rsid w:val="000C4BAA"/>
    <w:rsid w:val="000D036C"/>
    <w:rsid w:val="000D1F13"/>
    <w:rsid w:val="000D21EC"/>
    <w:rsid w:val="000D3289"/>
    <w:rsid w:val="000D416D"/>
    <w:rsid w:val="000D4A39"/>
    <w:rsid w:val="000D5D4F"/>
    <w:rsid w:val="000E0FC8"/>
    <w:rsid w:val="000E1F55"/>
    <w:rsid w:val="000E339A"/>
    <w:rsid w:val="000E358F"/>
    <w:rsid w:val="000E3778"/>
    <w:rsid w:val="000E7136"/>
    <w:rsid w:val="000E7AAC"/>
    <w:rsid w:val="000E7D2E"/>
    <w:rsid w:val="000F1054"/>
    <w:rsid w:val="000F1F38"/>
    <w:rsid w:val="000F4C51"/>
    <w:rsid w:val="000F7CBD"/>
    <w:rsid w:val="00100BED"/>
    <w:rsid w:val="00102CF7"/>
    <w:rsid w:val="001038AA"/>
    <w:rsid w:val="0010457D"/>
    <w:rsid w:val="0010515E"/>
    <w:rsid w:val="0010542F"/>
    <w:rsid w:val="001061D9"/>
    <w:rsid w:val="00107AFE"/>
    <w:rsid w:val="00110458"/>
    <w:rsid w:val="00111FF3"/>
    <w:rsid w:val="00112D66"/>
    <w:rsid w:val="00113432"/>
    <w:rsid w:val="001147E1"/>
    <w:rsid w:val="00114823"/>
    <w:rsid w:val="00117586"/>
    <w:rsid w:val="00117DBD"/>
    <w:rsid w:val="001207BD"/>
    <w:rsid w:val="00121724"/>
    <w:rsid w:val="00121E75"/>
    <w:rsid w:val="001232A7"/>
    <w:rsid w:val="00125410"/>
    <w:rsid w:val="0012546F"/>
    <w:rsid w:val="00130635"/>
    <w:rsid w:val="0013144E"/>
    <w:rsid w:val="001314DE"/>
    <w:rsid w:val="001324CB"/>
    <w:rsid w:val="00132B5E"/>
    <w:rsid w:val="00132F4F"/>
    <w:rsid w:val="00135567"/>
    <w:rsid w:val="00135DE9"/>
    <w:rsid w:val="00140D3E"/>
    <w:rsid w:val="00143D4A"/>
    <w:rsid w:val="00144E29"/>
    <w:rsid w:val="00144F20"/>
    <w:rsid w:val="00145776"/>
    <w:rsid w:val="00147658"/>
    <w:rsid w:val="00147991"/>
    <w:rsid w:val="001534CD"/>
    <w:rsid w:val="0016010E"/>
    <w:rsid w:val="00160396"/>
    <w:rsid w:val="00161D43"/>
    <w:rsid w:val="00164381"/>
    <w:rsid w:val="001648B3"/>
    <w:rsid w:val="00166238"/>
    <w:rsid w:val="00166314"/>
    <w:rsid w:val="00166623"/>
    <w:rsid w:val="00166A65"/>
    <w:rsid w:val="00170A2B"/>
    <w:rsid w:val="00172D1F"/>
    <w:rsid w:val="00173D39"/>
    <w:rsid w:val="001741DC"/>
    <w:rsid w:val="00182954"/>
    <w:rsid w:val="0018741F"/>
    <w:rsid w:val="00187ED8"/>
    <w:rsid w:val="001907A8"/>
    <w:rsid w:val="00190ED7"/>
    <w:rsid w:val="00191D2B"/>
    <w:rsid w:val="00192E34"/>
    <w:rsid w:val="00194F7D"/>
    <w:rsid w:val="00196E3D"/>
    <w:rsid w:val="00197763"/>
    <w:rsid w:val="001A0B63"/>
    <w:rsid w:val="001A1C13"/>
    <w:rsid w:val="001A403F"/>
    <w:rsid w:val="001A5223"/>
    <w:rsid w:val="001A5D9F"/>
    <w:rsid w:val="001A6085"/>
    <w:rsid w:val="001A62C1"/>
    <w:rsid w:val="001B0B45"/>
    <w:rsid w:val="001B17E8"/>
    <w:rsid w:val="001B26AD"/>
    <w:rsid w:val="001B4C50"/>
    <w:rsid w:val="001C46AE"/>
    <w:rsid w:val="001C4D1E"/>
    <w:rsid w:val="001D161D"/>
    <w:rsid w:val="001D1C26"/>
    <w:rsid w:val="001E0099"/>
    <w:rsid w:val="001E5B39"/>
    <w:rsid w:val="001F105C"/>
    <w:rsid w:val="001F10A7"/>
    <w:rsid w:val="001F16F1"/>
    <w:rsid w:val="001F65D5"/>
    <w:rsid w:val="001F7314"/>
    <w:rsid w:val="00201A96"/>
    <w:rsid w:val="002038B2"/>
    <w:rsid w:val="00204214"/>
    <w:rsid w:val="00204A87"/>
    <w:rsid w:val="00205FAD"/>
    <w:rsid w:val="00206589"/>
    <w:rsid w:val="00211DCD"/>
    <w:rsid w:val="0021514E"/>
    <w:rsid w:val="002172CF"/>
    <w:rsid w:val="002235C6"/>
    <w:rsid w:val="00225797"/>
    <w:rsid w:val="0022693F"/>
    <w:rsid w:val="00233125"/>
    <w:rsid w:val="00236A44"/>
    <w:rsid w:val="0023730D"/>
    <w:rsid w:val="00237A4D"/>
    <w:rsid w:val="00240625"/>
    <w:rsid w:val="00240A43"/>
    <w:rsid w:val="00241F20"/>
    <w:rsid w:val="002432D8"/>
    <w:rsid w:val="00243ACC"/>
    <w:rsid w:val="002469E2"/>
    <w:rsid w:val="00246CD0"/>
    <w:rsid w:val="00247BC5"/>
    <w:rsid w:val="002504A8"/>
    <w:rsid w:val="00253742"/>
    <w:rsid w:val="00254184"/>
    <w:rsid w:val="00255A15"/>
    <w:rsid w:val="00260154"/>
    <w:rsid w:val="00260728"/>
    <w:rsid w:val="00260997"/>
    <w:rsid w:val="002615D1"/>
    <w:rsid w:val="00261947"/>
    <w:rsid w:val="00263074"/>
    <w:rsid w:val="0026521F"/>
    <w:rsid w:val="00265EE8"/>
    <w:rsid w:val="00266678"/>
    <w:rsid w:val="00270549"/>
    <w:rsid w:val="00270C4C"/>
    <w:rsid w:val="0027697C"/>
    <w:rsid w:val="002817EF"/>
    <w:rsid w:val="002819E9"/>
    <w:rsid w:val="00281C26"/>
    <w:rsid w:val="00287C0C"/>
    <w:rsid w:val="00291779"/>
    <w:rsid w:val="00291CDD"/>
    <w:rsid w:val="00291EDA"/>
    <w:rsid w:val="00293AE3"/>
    <w:rsid w:val="00293E76"/>
    <w:rsid w:val="002A3404"/>
    <w:rsid w:val="002A7E9B"/>
    <w:rsid w:val="002B5087"/>
    <w:rsid w:val="002B6012"/>
    <w:rsid w:val="002B60F1"/>
    <w:rsid w:val="002B641A"/>
    <w:rsid w:val="002C03DF"/>
    <w:rsid w:val="002C206D"/>
    <w:rsid w:val="002C3E2E"/>
    <w:rsid w:val="002C4906"/>
    <w:rsid w:val="002C4E0D"/>
    <w:rsid w:val="002C5CDE"/>
    <w:rsid w:val="002C6225"/>
    <w:rsid w:val="002C67A6"/>
    <w:rsid w:val="002C7C6B"/>
    <w:rsid w:val="002D17DF"/>
    <w:rsid w:val="002D45C0"/>
    <w:rsid w:val="002D53D2"/>
    <w:rsid w:val="002E2142"/>
    <w:rsid w:val="002E3C5B"/>
    <w:rsid w:val="002E4739"/>
    <w:rsid w:val="002F1866"/>
    <w:rsid w:val="002F1DB4"/>
    <w:rsid w:val="002F4C9A"/>
    <w:rsid w:val="002F6CA8"/>
    <w:rsid w:val="002F7582"/>
    <w:rsid w:val="0030148A"/>
    <w:rsid w:val="00302542"/>
    <w:rsid w:val="003029E6"/>
    <w:rsid w:val="003047E0"/>
    <w:rsid w:val="00304F84"/>
    <w:rsid w:val="003057E4"/>
    <w:rsid w:val="003058C9"/>
    <w:rsid w:val="00307CCD"/>
    <w:rsid w:val="00311CEB"/>
    <w:rsid w:val="00313085"/>
    <w:rsid w:val="00314673"/>
    <w:rsid w:val="00317BB0"/>
    <w:rsid w:val="00322658"/>
    <w:rsid w:val="00323DF1"/>
    <w:rsid w:val="003257B7"/>
    <w:rsid w:val="003261D3"/>
    <w:rsid w:val="0032751F"/>
    <w:rsid w:val="00330861"/>
    <w:rsid w:val="00330FA7"/>
    <w:rsid w:val="00331120"/>
    <w:rsid w:val="003337E3"/>
    <w:rsid w:val="0033451A"/>
    <w:rsid w:val="00334F67"/>
    <w:rsid w:val="003371B0"/>
    <w:rsid w:val="003374CF"/>
    <w:rsid w:val="00343701"/>
    <w:rsid w:val="0034560A"/>
    <w:rsid w:val="0034652D"/>
    <w:rsid w:val="0035128C"/>
    <w:rsid w:val="0035412B"/>
    <w:rsid w:val="00354175"/>
    <w:rsid w:val="00356BD8"/>
    <w:rsid w:val="00356C43"/>
    <w:rsid w:val="00357D59"/>
    <w:rsid w:val="00360AEF"/>
    <w:rsid w:val="00363094"/>
    <w:rsid w:val="003646D7"/>
    <w:rsid w:val="00364FA6"/>
    <w:rsid w:val="003653E0"/>
    <w:rsid w:val="003663B1"/>
    <w:rsid w:val="00367D08"/>
    <w:rsid w:val="00370CB3"/>
    <w:rsid w:val="00371ACB"/>
    <w:rsid w:val="00371E27"/>
    <w:rsid w:val="00373A3E"/>
    <w:rsid w:val="00373A46"/>
    <w:rsid w:val="003763F5"/>
    <w:rsid w:val="003773AD"/>
    <w:rsid w:val="00385408"/>
    <w:rsid w:val="00385686"/>
    <w:rsid w:val="0038571A"/>
    <w:rsid w:val="00393534"/>
    <w:rsid w:val="0039FC57"/>
    <w:rsid w:val="003A0F75"/>
    <w:rsid w:val="003A2792"/>
    <w:rsid w:val="003A308D"/>
    <w:rsid w:val="003A40C2"/>
    <w:rsid w:val="003A4CAB"/>
    <w:rsid w:val="003A4FED"/>
    <w:rsid w:val="003A7699"/>
    <w:rsid w:val="003B224D"/>
    <w:rsid w:val="003B271D"/>
    <w:rsid w:val="003B64D3"/>
    <w:rsid w:val="003B6690"/>
    <w:rsid w:val="003C0BC7"/>
    <w:rsid w:val="003C6128"/>
    <w:rsid w:val="003C6D58"/>
    <w:rsid w:val="003C71A1"/>
    <w:rsid w:val="003C7440"/>
    <w:rsid w:val="003C7D2D"/>
    <w:rsid w:val="003D103F"/>
    <w:rsid w:val="003D2FA3"/>
    <w:rsid w:val="003D301C"/>
    <w:rsid w:val="003D7483"/>
    <w:rsid w:val="003E0433"/>
    <w:rsid w:val="003E2A5F"/>
    <w:rsid w:val="003E2C11"/>
    <w:rsid w:val="003E7115"/>
    <w:rsid w:val="003E7A9B"/>
    <w:rsid w:val="003F4859"/>
    <w:rsid w:val="003F56A8"/>
    <w:rsid w:val="003F675F"/>
    <w:rsid w:val="00403DD4"/>
    <w:rsid w:val="00404228"/>
    <w:rsid w:val="00405498"/>
    <w:rsid w:val="00406BFE"/>
    <w:rsid w:val="00411541"/>
    <w:rsid w:val="00411C0F"/>
    <w:rsid w:val="004123CA"/>
    <w:rsid w:val="004135B3"/>
    <w:rsid w:val="00413E9E"/>
    <w:rsid w:val="00414514"/>
    <w:rsid w:val="00415E56"/>
    <w:rsid w:val="00420F3E"/>
    <w:rsid w:val="004239EB"/>
    <w:rsid w:val="00425FFE"/>
    <w:rsid w:val="00426F17"/>
    <w:rsid w:val="00427087"/>
    <w:rsid w:val="00430831"/>
    <w:rsid w:val="0043173C"/>
    <w:rsid w:val="00432833"/>
    <w:rsid w:val="0043410E"/>
    <w:rsid w:val="004343A3"/>
    <w:rsid w:val="00434C4C"/>
    <w:rsid w:val="0043710D"/>
    <w:rsid w:val="0043756D"/>
    <w:rsid w:val="00441B66"/>
    <w:rsid w:val="004512E6"/>
    <w:rsid w:val="00453E84"/>
    <w:rsid w:val="00454CB4"/>
    <w:rsid w:val="00457073"/>
    <w:rsid w:val="004600D3"/>
    <w:rsid w:val="0046038A"/>
    <w:rsid w:val="004615FA"/>
    <w:rsid w:val="004638EE"/>
    <w:rsid w:val="00466ABC"/>
    <w:rsid w:val="00467419"/>
    <w:rsid w:val="00470880"/>
    <w:rsid w:val="00482691"/>
    <w:rsid w:val="00482961"/>
    <w:rsid w:val="00482D57"/>
    <w:rsid w:val="00484894"/>
    <w:rsid w:val="00484DB2"/>
    <w:rsid w:val="00485A28"/>
    <w:rsid w:val="00486DAF"/>
    <w:rsid w:val="004905E0"/>
    <w:rsid w:val="0049133B"/>
    <w:rsid w:val="00492596"/>
    <w:rsid w:val="00493263"/>
    <w:rsid w:val="00493A23"/>
    <w:rsid w:val="0049535F"/>
    <w:rsid w:val="00497865"/>
    <w:rsid w:val="00497D6C"/>
    <w:rsid w:val="004A1A73"/>
    <w:rsid w:val="004A1D0B"/>
    <w:rsid w:val="004A36A8"/>
    <w:rsid w:val="004A676B"/>
    <w:rsid w:val="004A6E7F"/>
    <w:rsid w:val="004B09B1"/>
    <w:rsid w:val="004B209F"/>
    <w:rsid w:val="004B7B42"/>
    <w:rsid w:val="004C1B53"/>
    <w:rsid w:val="004C29C1"/>
    <w:rsid w:val="004C30B6"/>
    <w:rsid w:val="004C5A2F"/>
    <w:rsid w:val="004C6423"/>
    <w:rsid w:val="004C711A"/>
    <w:rsid w:val="004D040C"/>
    <w:rsid w:val="004D4761"/>
    <w:rsid w:val="004D4881"/>
    <w:rsid w:val="004D5573"/>
    <w:rsid w:val="004D5C4C"/>
    <w:rsid w:val="004D69CD"/>
    <w:rsid w:val="004D758D"/>
    <w:rsid w:val="004E2C06"/>
    <w:rsid w:val="004E4423"/>
    <w:rsid w:val="004E578D"/>
    <w:rsid w:val="004E5E7F"/>
    <w:rsid w:val="004E5FFB"/>
    <w:rsid w:val="004E7994"/>
    <w:rsid w:val="004E7BBD"/>
    <w:rsid w:val="004F2800"/>
    <w:rsid w:val="004F2F7C"/>
    <w:rsid w:val="004F3B52"/>
    <w:rsid w:val="004F60B4"/>
    <w:rsid w:val="004F6927"/>
    <w:rsid w:val="004F6CFF"/>
    <w:rsid w:val="005008B3"/>
    <w:rsid w:val="00501185"/>
    <w:rsid w:val="0050612C"/>
    <w:rsid w:val="005071AD"/>
    <w:rsid w:val="00515B0C"/>
    <w:rsid w:val="00520326"/>
    <w:rsid w:val="005224B7"/>
    <w:rsid w:val="00530196"/>
    <w:rsid w:val="00530667"/>
    <w:rsid w:val="0053556F"/>
    <w:rsid w:val="00536B6C"/>
    <w:rsid w:val="005414BD"/>
    <w:rsid w:val="005452AC"/>
    <w:rsid w:val="0054615E"/>
    <w:rsid w:val="00551D86"/>
    <w:rsid w:val="00552492"/>
    <w:rsid w:val="0055417D"/>
    <w:rsid w:val="005544F1"/>
    <w:rsid w:val="00554736"/>
    <w:rsid w:val="00555060"/>
    <w:rsid w:val="005561DB"/>
    <w:rsid w:val="0056418E"/>
    <w:rsid w:val="00566B1B"/>
    <w:rsid w:val="00575319"/>
    <w:rsid w:val="00575A4A"/>
    <w:rsid w:val="005761BF"/>
    <w:rsid w:val="00577B15"/>
    <w:rsid w:val="00577CF6"/>
    <w:rsid w:val="0058341E"/>
    <w:rsid w:val="00583E33"/>
    <w:rsid w:val="00585F27"/>
    <w:rsid w:val="005879ED"/>
    <w:rsid w:val="00587CC7"/>
    <w:rsid w:val="005949CB"/>
    <w:rsid w:val="00595051"/>
    <w:rsid w:val="00596EFE"/>
    <w:rsid w:val="005A02A1"/>
    <w:rsid w:val="005A3C1D"/>
    <w:rsid w:val="005A40A1"/>
    <w:rsid w:val="005A4B8F"/>
    <w:rsid w:val="005B3FDB"/>
    <w:rsid w:val="005C114A"/>
    <w:rsid w:val="005C75C3"/>
    <w:rsid w:val="005D24CB"/>
    <w:rsid w:val="005D3E63"/>
    <w:rsid w:val="005D4F34"/>
    <w:rsid w:val="005D5535"/>
    <w:rsid w:val="005D6401"/>
    <w:rsid w:val="005E3518"/>
    <w:rsid w:val="005E3920"/>
    <w:rsid w:val="005E3DEE"/>
    <w:rsid w:val="005E4EDA"/>
    <w:rsid w:val="005E65E2"/>
    <w:rsid w:val="005E6D6E"/>
    <w:rsid w:val="005E7649"/>
    <w:rsid w:val="005F062B"/>
    <w:rsid w:val="005F0808"/>
    <w:rsid w:val="005F0A45"/>
    <w:rsid w:val="005F1D4F"/>
    <w:rsid w:val="005F3B75"/>
    <w:rsid w:val="005F409F"/>
    <w:rsid w:val="00600951"/>
    <w:rsid w:val="00600BA8"/>
    <w:rsid w:val="00603EA9"/>
    <w:rsid w:val="00604577"/>
    <w:rsid w:val="0061751B"/>
    <w:rsid w:val="006247D0"/>
    <w:rsid w:val="006256E9"/>
    <w:rsid w:val="00640631"/>
    <w:rsid w:val="00643215"/>
    <w:rsid w:val="00644ECA"/>
    <w:rsid w:val="00645264"/>
    <w:rsid w:val="00645D4F"/>
    <w:rsid w:val="00651331"/>
    <w:rsid w:val="006548EF"/>
    <w:rsid w:val="00656321"/>
    <w:rsid w:val="006564A7"/>
    <w:rsid w:val="006567C9"/>
    <w:rsid w:val="006579BA"/>
    <w:rsid w:val="00660419"/>
    <w:rsid w:val="00660E19"/>
    <w:rsid w:val="00670600"/>
    <w:rsid w:val="0067182B"/>
    <w:rsid w:val="00676370"/>
    <w:rsid w:val="006764CD"/>
    <w:rsid w:val="00677F41"/>
    <w:rsid w:val="0068022A"/>
    <w:rsid w:val="00680767"/>
    <w:rsid w:val="00682350"/>
    <w:rsid w:val="00682E2B"/>
    <w:rsid w:val="006840C1"/>
    <w:rsid w:val="00684B97"/>
    <w:rsid w:val="00686541"/>
    <w:rsid w:val="00686A16"/>
    <w:rsid w:val="00687959"/>
    <w:rsid w:val="00687B6C"/>
    <w:rsid w:val="00687D0A"/>
    <w:rsid w:val="00690BC0"/>
    <w:rsid w:val="006921EA"/>
    <w:rsid w:val="00692E12"/>
    <w:rsid w:val="006947C3"/>
    <w:rsid w:val="006956E3"/>
    <w:rsid w:val="0069D68F"/>
    <w:rsid w:val="006A25AA"/>
    <w:rsid w:val="006A32D1"/>
    <w:rsid w:val="006A4DE6"/>
    <w:rsid w:val="006A5759"/>
    <w:rsid w:val="006A684F"/>
    <w:rsid w:val="006A7E6C"/>
    <w:rsid w:val="006B2012"/>
    <w:rsid w:val="006B20DA"/>
    <w:rsid w:val="006B3936"/>
    <w:rsid w:val="006B41BD"/>
    <w:rsid w:val="006B4465"/>
    <w:rsid w:val="006B635D"/>
    <w:rsid w:val="006B7DDB"/>
    <w:rsid w:val="006C0771"/>
    <w:rsid w:val="006C1D93"/>
    <w:rsid w:val="006C3BBB"/>
    <w:rsid w:val="006C41E2"/>
    <w:rsid w:val="006C5ED3"/>
    <w:rsid w:val="006C6232"/>
    <w:rsid w:val="006CE375"/>
    <w:rsid w:val="006D4BE8"/>
    <w:rsid w:val="006D6369"/>
    <w:rsid w:val="006E367A"/>
    <w:rsid w:val="006E4B7D"/>
    <w:rsid w:val="006E5223"/>
    <w:rsid w:val="006E5702"/>
    <w:rsid w:val="006F14C3"/>
    <w:rsid w:val="006F3B15"/>
    <w:rsid w:val="006F3E25"/>
    <w:rsid w:val="006F5434"/>
    <w:rsid w:val="006F6D9F"/>
    <w:rsid w:val="00701FC2"/>
    <w:rsid w:val="007021D8"/>
    <w:rsid w:val="00703EEE"/>
    <w:rsid w:val="00704021"/>
    <w:rsid w:val="0070621F"/>
    <w:rsid w:val="007116AB"/>
    <w:rsid w:val="0071777B"/>
    <w:rsid w:val="00720D4C"/>
    <w:rsid w:val="00721891"/>
    <w:rsid w:val="00722BA2"/>
    <w:rsid w:val="00723B3A"/>
    <w:rsid w:val="007240B3"/>
    <w:rsid w:val="007268A1"/>
    <w:rsid w:val="00727264"/>
    <w:rsid w:val="007277B1"/>
    <w:rsid w:val="00732BDD"/>
    <w:rsid w:val="00732C30"/>
    <w:rsid w:val="007370DB"/>
    <w:rsid w:val="007405E8"/>
    <w:rsid w:val="00741804"/>
    <w:rsid w:val="00741DB2"/>
    <w:rsid w:val="00743C73"/>
    <w:rsid w:val="00744E0D"/>
    <w:rsid w:val="00744EBC"/>
    <w:rsid w:val="0074F724"/>
    <w:rsid w:val="00751688"/>
    <w:rsid w:val="00752320"/>
    <w:rsid w:val="00752A04"/>
    <w:rsid w:val="00761C61"/>
    <w:rsid w:val="00763502"/>
    <w:rsid w:val="0076479E"/>
    <w:rsid w:val="00770059"/>
    <w:rsid w:val="00771101"/>
    <w:rsid w:val="00772968"/>
    <w:rsid w:val="00773525"/>
    <w:rsid w:val="00774F43"/>
    <w:rsid w:val="00776DF5"/>
    <w:rsid w:val="00777F29"/>
    <w:rsid w:val="00782A3C"/>
    <w:rsid w:val="00790E02"/>
    <w:rsid w:val="0079104C"/>
    <w:rsid w:val="0079151B"/>
    <w:rsid w:val="00792E12"/>
    <w:rsid w:val="00793DAC"/>
    <w:rsid w:val="0079600A"/>
    <w:rsid w:val="007A3168"/>
    <w:rsid w:val="007A3B9F"/>
    <w:rsid w:val="007A3EFF"/>
    <w:rsid w:val="007A52C0"/>
    <w:rsid w:val="007A5AF8"/>
    <w:rsid w:val="007A61BC"/>
    <w:rsid w:val="007A7B07"/>
    <w:rsid w:val="007B1A43"/>
    <w:rsid w:val="007B1F1C"/>
    <w:rsid w:val="007B26C9"/>
    <w:rsid w:val="007B272F"/>
    <w:rsid w:val="007B28EF"/>
    <w:rsid w:val="007B2C55"/>
    <w:rsid w:val="007B2CB6"/>
    <w:rsid w:val="007B3748"/>
    <w:rsid w:val="007B5041"/>
    <w:rsid w:val="007B5707"/>
    <w:rsid w:val="007B5A35"/>
    <w:rsid w:val="007B7ADB"/>
    <w:rsid w:val="007B7EE5"/>
    <w:rsid w:val="007C1181"/>
    <w:rsid w:val="007C14C2"/>
    <w:rsid w:val="007C2938"/>
    <w:rsid w:val="007C396B"/>
    <w:rsid w:val="007C4BBF"/>
    <w:rsid w:val="007C5ABD"/>
    <w:rsid w:val="007C6056"/>
    <w:rsid w:val="007C7382"/>
    <w:rsid w:val="007C7BDF"/>
    <w:rsid w:val="007D7566"/>
    <w:rsid w:val="007E055F"/>
    <w:rsid w:val="007E15C2"/>
    <w:rsid w:val="007E25D3"/>
    <w:rsid w:val="007E5624"/>
    <w:rsid w:val="007E5953"/>
    <w:rsid w:val="007F16C5"/>
    <w:rsid w:val="007F2360"/>
    <w:rsid w:val="007F411B"/>
    <w:rsid w:val="007F561A"/>
    <w:rsid w:val="007F5D4F"/>
    <w:rsid w:val="007F6AAA"/>
    <w:rsid w:val="00800C7F"/>
    <w:rsid w:val="0080287F"/>
    <w:rsid w:val="00804924"/>
    <w:rsid w:val="0081246D"/>
    <w:rsid w:val="00815998"/>
    <w:rsid w:val="008175DA"/>
    <w:rsid w:val="0082232A"/>
    <w:rsid w:val="00822673"/>
    <w:rsid w:val="00825762"/>
    <w:rsid w:val="00826234"/>
    <w:rsid w:val="00826CC0"/>
    <w:rsid w:val="0083057F"/>
    <w:rsid w:val="0083238F"/>
    <w:rsid w:val="00837583"/>
    <w:rsid w:val="00843CDB"/>
    <w:rsid w:val="00844B7F"/>
    <w:rsid w:val="008515B1"/>
    <w:rsid w:val="00853595"/>
    <w:rsid w:val="00854A0E"/>
    <w:rsid w:val="008613D6"/>
    <w:rsid w:val="00861CEF"/>
    <w:rsid w:val="00862516"/>
    <w:rsid w:val="00863430"/>
    <w:rsid w:val="00863537"/>
    <w:rsid w:val="00863C7F"/>
    <w:rsid w:val="008653AF"/>
    <w:rsid w:val="008664CF"/>
    <w:rsid w:val="008677CC"/>
    <w:rsid w:val="00867969"/>
    <w:rsid w:val="0087172D"/>
    <w:rsid w:val="008727DC"/>
    <w:rsid w:val="00875B91"/>
    <w:rsid w:val="00876429"/>
    <w:rsid w:val="008773BF"/>
    <w:rsid w:val="00882427"/>
    <w:rsid w:val="008826C5"/>
    <w:rsid w:val="0088491F"/>
    <w:rsid w:val="00884959"/>
    <w:rsid w:val="0088574F"/>
    <w:rsid w:val="0088716A"/>
    <w:rsid w:val="00891FEE"/>
    <w:rsid w:val="00892FD1"/>
    <w:rsid w:val="00893903"/>
    <w:rsid w:val="00894C92"/>
    <w:rsid w:val="00897550"/>
    <w:rsid w:val="008A2B6A"/>
    <w:rsid w:val="008A37AA"/>
    <w:rsid w:val="008A394A"/>
    <w:rsid w:val="008A52ED"/>
    <w:rsid w:val="008A7597"/>
    <w:rsid w:val="008A795D"/>
    <w:rsid w:val="008B0184"/>
    <w:rsid w:val="008B13D1"/>
    <w:rsid w:val="008B373A"/>
    <w:rsid w:val="008B3CC9"/>
    <w:rsid w:val="008B5C2F"/>
    <w:rsid w:val="008B5F7A"/>
    <w:rsid w:val="008C564C"/>
    <w:rsid w:val="008C5BB3"/>
    <w:rsid w:val="008D06EB"/>
    <w:rsid w:val="008D1FDB"/>
    <w:rsid w:val="008D44AA"/>
    <w:rsid w:val="008D79CE"/>
    <w:rsid w:val="008E4B9A"/>
    <w:rsid w:val="008E56E4"/>
    <w:rsid w:val="008E573A"/>
    <w:rsid w:val="008E596F"/>
    <w:rsid w:val="008E7765"/>
    <w:rsid w:val="008E77AE"/>
    <w:rsid w:val="008F174C"/>
    <w:rsid w:val="008F1EC4"/>
    <w:rsid w:val="008F2F01"/>
    <w:rsid w:val="008F4DD7"/>
    <w:rsid w:val="00900A79"/>
    <w:rsid w:val="0090386A"/>
    <w:rsid w:val="009057CB"/>
    <w:rsid w:val="009107DD"/>
    <w:rsid w:val="00913A68"/>
    <w:rsid w:val="00920388"/>
    <w:rsid w:val="00921469"/>
    <w:rsid w:val="009271FF"/>
    <w:rsid w:val="0092747C"/>
    <w:rsid w:val="0092754B"/>
    <w:rsid w:val="00927D01"/>
    <w:rsid w:val="00930252"/>
    <w:rsid w:val="00930877"/>
    <w:rsid w:val="00930CF1"/>
    <w:rsid w:val="00935451"/>
    <w:rsid w:val="00935CC0"/>
    <w:rsid w:val="00935CE1"/>
    <w:rsid w:val="00943786"/>
    <w:rsid w:val="009453CB"/>
    <w:rsid w:val="00953948"/>
    <w:rsid w:val="00954968"/>
    <w:rsid w:val="00955457"/>
    <w:rsid w:val="0095685C"/>
    <w:rsid w:val="00960013"/>
    <w:rsid w:val="009610BA"/>
    <w:rsid w:val="00967664"/>
    <w:rsid w:val="00970469"/>
    <w:rsid w:val="00973211"/>
    <w:rsid w:val="0097497D"/>
    <w:rsid w:val="009749BD"/>
    <w:rsid w:val="009767DC"/>
    <w:rsid w:val="00977493"/>
    <w:rsid w:val="00982504"/>
    <w:rsid w:val="00982FEE"/>
    <w:rsid w:val="00984585"/>
    <w:rsid w:val="00984A36"/>
    <w:rsid w:val="00984EE1"/>
    <w:rsid w:val="00990068"/>
    <w:rsid w:val="009912AC"/>
    <w:rsid w:val="009933AE"/>
    <w:rsid w:val="00994742"/>
    <w:rsid w:val="00995978"/>
    <w:rsid w:val="009973EF"/>
    <w:rsid w:val="009976D0"/>
    <w:rsid w:val="00997807"/>
    <w:rsid w:val="009A151E"/>
    <w:rsid w:val="009A26C0"/>
    <w:rsid w:val="009A68C0"/>
    <w:rsid w:val="009A6E81"/>
    <w:rsid w:val="009A7AED"/>
    <w:rsid w:val="009B1332"/>
    <w:rsid w:val="009B3B66"/>
    <w:rsid w:val="009B6C1E"/>
    <w:rsid w:val="009C0C02"/>
    <w:rsid w:val="009C372F"/>
    <w:rsid w:val="009C4E2B"/>
    <w:rsid w:val="009C6D22"/>
    <w:rsid w:val="009C7652"/>
    <w:rsid w:val="009D0C26"/>
    <w:rsid w:val="009D7E5B"/>
    <w:rsid w:val="009E1336"/>
    <w:rsid w:val="009E247F"/>
    <w:rsid w:val="009E32A7"/>
    <w:rsid w:val="009E42D1"/>
    <w:rsid w:val="009E51B9"/>
    <w:rsid w:val="009E59A0"/>
    <w:rsid w:val="009E64C2"/>
    <w:rsid w:val="009F0245"/>
    <w:rsid w:val="009F075D"/>
    <w:rsid w:val="009F0842"/>
    <w:rsid w:val="009F1EFC"/>
    <w:rsid w:val="009F3061"/>
    <w:rsid w:val="009F3882"/>
    <w:rsid w:val="009F3C46"/>
    <w:rsid w:val="009F44C9"/>
    <w:rsid w:val="009F4F64"/>
    <w:rsid w:val="009F7767"/>
    <w:rsid w:val="00A00ED1"/>
    <w:rsid w:val="00A038AC"/>
    <w:rsid w:val="00A05A7D"/>
    <w:rsid w:val="00A09DE4"/>
    <w:rsid w:val="00A0B9D5"/>
    <w:rsid w:val="00A116FC"/>
    <w:rsid w:val="00A1170E"/>
    <w:rsid w:val="00A12C8A"/>
    <w:rsid w:val="00A12D58"/>
    <w:rsid w:val="00A1356B"/>
    <w:rsid w:val="00A146E5"/>
    <w:rsid w:val="00A20FAD"/>
    <w:rsid w:val="00A214C8"/>
    <w:rsid w:val="00A22F2E"/>
    <w:rsid w:val="00A23585"/>
    <w:rsid w:val="00A254C3"/>
    <w:rsid w:val="00A27DFC"/>
    <w:rsid w:val="00A30625"/>
    <w:rsid w:val="00A3247D"/>
    <w:rsid w:val="00A33034"/>
    <w:rsid w:val="00A33E42"/>
    <w:rsid w:val="00A40CDB"/>
    <w:rsid w:val="00A41BFF"/>
    <w:rsid w:val="00A43356"/>
    <w:rsid w:val="00A445FF"/>
    <w:rsid w:val="00A47FC8"/>
    <w:rsid w:val="00A564F1"/>
    <w:rsid w:val="00A56E81"/>
    <w:rsid w:val="00A6344B"/>
    <w:rsid w:val="00A64D8B"/>
    <w:rsid w:val="00A65616"/>
    <w:rsid w:val="00A7054D"/>
    <w:rsid w:val="00A70E5E"/>
    <w:rsid w:val="00A73948"/>
    <w:rsid w:val="00A742F1"/>
    <w:rsid w:val="00A7478A"/>
    <w:rsid w:val="00A777F8"/>
    <w:rsid w:val="00A82294"/>
    <w:rsid w:val="00A84B8B"/>
    <w:rsid w:val="00A87715"/>
    <w:rsid w:val="00A91253"/>
    <w:rsid w:val="00A91330"/>
    <w:rsid w:val="00A91BB2"/>
    <w:rsid w:val="00A91D33"/>
    <w:rsid w:val="00A950B9"/>
    <w:rsid w:val="00AA05E0"/>
    <w:rsid w:val="00AA06A2"/>
    <w:rsid w:val="00AA12C0"/>
    <w:rsid w:val="00AA1363"/>
    <w:rsid w:val="00AA3DFC"/>
    <w:rsid w:val="00AA515A"/>
    <w:rsid w:val="00AB17E8"/>
    <w:rsid w:val="00AB37C8"/>
    <w:rsid w:val="00AC06E0"/>
    <w:rsid w:val="00AC3B97"/>
    <w:rsid w:val="00AC3D71"/>
    <w:rsid w:val="00AC54F7"/>
    <w:rsid w:val="00AC658C"/>
    <w:rsid w:val="00AD06B9"/>
    <w:rsid w:val="00AD0D85"/>
    <w:rsid w:val="00AD257C"/>
    <w:rsid w:val="00AD7BC6"/>
    <w:rsid w:val="00AE04CD"/>
    <w:rsid w:val="00AE11EF"/>
    <w:rsid w:val="00AE1ACD"/>
    <w:rsid w:val="00AE1EB9"/>
    <w:rsid w:val="00AE35B8"/>
    <w:rsid w:val="00AE4A78"/>
    <w:rsid w:val="00AE74C2"/>
    <w:rsid w:val="00AE7B16"/>
    <w:rsid w:val="00AF4017"/>
    <w:rsid w:val="00AF6C0B"/>
    <w:rsid w:val="00B007D6"/>
    <w:rsid w:val="00B00983"/>
    <w:rsid w:val="00B0359E"/>
    <w:rsid w:val="00B04FBE"/>
    <w:rsid w:val="00B053D4"/>
    <w:rsid w:val="00B07031"/>
    <w:rsid w:val="00B0781D"/>
    <w:rsid w:val="00B07C64"/>
    <w:rsid w:val="00B12132"/>
    <w:rsid w:val="00B1395D"/>
    <w:rsid w:val="00B16F51"/>
    <w:rsid w:val="00B177D0"/>
    <w:rsid w:val="00B23592"/>
    <w:rsid w:val="00B25779"/>
    <w:rsid w:val="00B26626"/>
    <w:rsid w:val="00B274B8"/>
    <w:rsid w:val="00B31ACE"/>
    <w:rsid w:val="00B31E02"/>
    <w:rsid w:val="00B344EF"/>
    <w:rsid w:val="00B34A5D"/>
    <w:rsid w:val="00B36433"/>
    <w:rsid w:val="00B4168D"/>
    <w:rsid w:val="00B41ABD"/>
    <w:rsid w:val="00B420EE"/>
    <w:rsid w:val="00B43379"/>
    <w:rsid w:val="00B441A7"/>
    <w:rsid w:val="00B444E7"/>
    <w:rsid w:val="00B47457"/>
    <w:rsid w:val="00B50038"/>
    <w:rsid w:val="00B504D3"/>
    <w:rsid w:val="00B510C9"/>
    <w:rsid w:val="00B516ED"/>
    <w:rsid w:val="00B518BE"/>
    <w:rsid w:val="00B5243B"/>
    <w:rsid w:val="00B53D90"/>
    <w:rsid w:val="00B56791"/>
    <w:rsid w:val="00B57063"/>
    <w:rsid w:val="00B60F53"/>
    <w:rsid w:val="00B61CB3"/>
    <w:rsid w:val="00B63B73"/>
    <w:rsid w:val="00B64591"/>
    <w:rsid w:val="00B649DE"/>
    <w:rsid w:val="00B65ADB"/>
    <w:rsid w:val="00B6674B"/>
    <w:rsid w:val="00B727B9"/>
    <w:rsid w:val="00B728F7"/>
    <w:rsid w:val="00B73591"/>
    <w:rsid w:val="00B74835"/>
    <w:rsid w:val="00B75261"/>
    <w:rsid w:val="00B75E37"/>
    <w:rsid w:val="00B76BF1"/>
    <w:rsid w:val="00B76CB0"/>
    <w:rsid w:val="00B808A6"/>
    <w:rsid w:val="00B827BB"/>
    <w:rsid w:val="00B8561D"/>
    <w:rsid w:val="00B85B3E"/>
    <w:rsid w:val="00B8650A"/>
    <w:rsid w:val="00B86CF0"/>
    <w:rsid w:val="00B876FA"/>
    <w:rsid w:val="00B90B3D"/>
    <w:rsid w:val="00B91D70"/>
    <w:rsid w:val="00B93420"/>
    <w:rsid w:val="00B95408"/>
    <w:rsid w:val="00B97AFD"/>
    <w:rsid w:val="00BA003D"/>
    <w:rsid w:val="00BA1037"/>
    <w:rsid w:val="00BA1368"/>
    <w:rsid w:val="00BA311E"/>
    <w:rsid w:val="00BA5377"/>
    <w:rsid w:val="00BA562B"/>
    <w:rsid w:val="00BA7F59"/>
    <w:rsid w:val="00BB12D6"/>
    <w:rsid w:val="00BB1F99"/>
    <w:rsid w:val="00BB61AD"/>
    <w:rsid w:val="00BB7674"/>
    <w:rsid w:val="00BB79E8"/>
    <w:rsid w:val="00BC3252"/>
    <w:rsid w:val="00BC5DCA"/>
    <w:rsid w:val="00BC5F6E"/>
    <w:rsid w:val="00BC74A0"/>
    <w:rsid w:val="00BC7746"/>
    <w:rsid w:val="00BC7CE3"/>
    <w:rsid w:val="00BD1C1A"/>
    <w:rsid w:val="00BD26FF"/>
    <w:rsid w:val="00BD5F17"/>
    <w:rsid w:val="00BD6915"/>
    <w:rsid w:val="00BD6A08"/>
    <w:rsid w:val="00BD7E8B"/>
    <w:rsid w:val="00BE0E32"/>
    <w:rsid w:val="00BE18AA"/>
    <w:rsid w:val="00BE25A4"/>
    <w:rsid w:val="00BF1C1E"/>
    <w:rsid w:val="00BF5F8B"/>
    <w:rsid w:val="00BF5FB2"/>
    <w:rsid w:val="00C01541"/>
    <w:rsid w:val="00C02050"/>
    <w:rsid w:val="00C02B67"/>
    <w:rsid w:val="00C03D4F"/>
    <w:rsid w:val="00C047F9"/>
    <w:rsid w:val="00C04BDA"/>
    <w:rsid w:val="00C05002"/>
    <w:rsid w:val="00C057BF"/>
    <w:rsid w:val="00C05C18"/>
    <w:rsid w:val="00C12A8C"/>
    <w:rsid w:val="00C1459A"/>
    <w:rsid w:val="00C17147"/>
    <w:rsid w:val="00C20E00"/>
    <w:rsid w:val="00C23BF3"/>
    <w:rsid w:val="00C25042"/>
    <w:rsid w:val="00C254EC"/>
    <w:rsid w:val="00C25C82"/>
    <w:rsid w:val="00C26702"/>
    <w:rsid w:val="00C26FE9"/>
    <w:rsid w:val="00C272C2"/>
    <w:rsid w:val="00C30F39"/>
    <w:rsid w:val="00C34202"/>
    <w:rsid w:val="00C365B1"/>
    <w:rsid w:val="00C421F0"/>
    <w:rsid w:val="00C4256D"/>
    <w:rsid w:val="00C4487A"/>
    <w:rsid w:val="00C4551F"/>
    <w:rsid w:val="00C46EFE"/>
    <w:rsid w:val="00C50989"/>
    <w:rsid w:val="00C509DF"/>
    <w:rsid w:val="00C52C9D"/>
    <w:rsid w:val="00C5364D"/>
    <w:rsid w:val="00C56220"/>
    <w:rsid w:val="00C562EB"/>
    <w:rsid w:val="00C57B05"/>
    <w:rsid w:val="00C63254"/>
    <w:rsid w:val="00C63273"/>
    <w:rsid w:val="00C63283"/>
    <w:rsid w:val="00C64119"/>
    <w:rsid w:val="00C65934"/>
    <w:rsid w:val="00C71EEA"/>
    <w:rsid w:val="00C751B9"/>
    <w:rsid w:val="00C774AD"/>
    <w:rsid w:val="00C80014"/>
    <w:rsid w:val="00C8539A"/>
    <w:rsid w:val="00C87E0C"/>
    <w:rsid w:val="00C90B37"/>
    <w:rsid w:val="00C94C7E"/>
    <w:rsid w:val="00C9533F"/>
    <w:rsid w:val="00C9554B"/>
    <w:rsid w:val="00C9582F"/>
    <w:rsid w:val="00C95F4C"/>
    <w:rsid w:val="00C95FF6"/>
    <w:rsid w:val="00C96A2F"/>
    <w:rsid w:val="00C97C20"/>
    <w:rsid w:val="00C97CA4"/>
    <w:rsid w:val="00CA0C7E"/>
    <w:rsid w:val="00CA173C"/>
    <w:rsid w:val="00CA4625"/>
    <w:rsid w:val="00CA4D5C"/>
    <w:rsid w:val="00CA58C0"/>
    <w:rsid w:val="00CA5ADF"/>
    <w:rsid w:val="00CA698C"/>
    <w:rsid w:val="00CB206A"/>
    <w:rsid w:val="00CB2156"/>
    <w:rsid w:val="00CB54AE"/>
    <w:rsid w:val="00CB56DB"/>
    <w:rsid w:val="00CB7BEF"/>
    <w:rsid w:val="00CB7DAC"/>
    <w:rsid w:val="00CC25E9"/>
    <w:rsid w:val="00CC2EB3"/>
    <w:rsid w:val="00CC3FF6"/>
    <w:rsid w:val="00CC7A56"/>
    <w:rsid w:val="00CD0DA9"/>
    <w:rsid w:val="00CD286A"/>
    <w:rsid w:val="00CD4166"/>
    <w:rsid w:val="00CD450A"/>
    <w:rsid w:val="00CD479A"/>
    <w:rsid w:val="00CD6EB1"/>
    <w:rsid w:val="00CD7B76"/>
    <w:rsid w:val="00CD7BED"/>
    <w:rsid w:val="00CE483C"/>
    <w:rsid w:val="00CE55C9"/>
    <w:rsid w:val="00CE7B6C"/>
    <w:rsid w:val="00CF051E"/>
    <w:rsid w:val="00CF5D17"/>
    <w:rsid w:val="00D00461"/>
    <w:rsid w:val="00D04F80"/>
    <w:rsid w:val="00D055D6"/>
    <w:rsid w:val="00D061F2"/>
    <w:rsid w:val="00D06559"/>
    <w:rsid w:val="00D1112F"/>
    <w:rsid w:val="00D11185"/>
    <w:rsid w:val="00D11FA3"/>
    <w:rsid w:val="00D1290E"/>
    <w:rsid w:val="00D130E7"/>
    <w:rsid w:val="00D230D1"/>
    <w:rsid w:val="00D26FDF"/>
    <w:rsid w:val="00D309E5"/>
    <w:rsid w:val="00D30D65"/>
    <w:rsid w:val="00D36996"/>
    <w:rsid w:val="00D37C50"/>
    <w:rsid w:val="00D41DBF"/>
    <w:rsid w:val="00D446F3"/>
    <w:rsid w:val="00D44C0B"/>
    <w:rsid w:val="00D45102"/>
    <w:rsid w:val="00D4635C"/>
    <w:rsid w:val="00D46E12"/>
    <w:rsid w:val="00D52FF3"/>
    <w:rsid w:val="00D536EA"/>
    <w:rsid w:val="00D616D0"/>
    <w:rsid w:val="00D620C2"/>
    <w:rsid w:val="00D63238"/>
    <w:rsid w:val="00D63991"/>
    <w:rsid w:val="00D642ED"/>
    <w:rsid w:val="00D64488"/>
    <w:rsid w:val="00D66D23"/>
    <w:rsid w:val="00D66DDA"/>
    <w:rsid w:val="00D72CFF"/>
    <w:rsid w:val="00D74233"/>
    <w:rsid w:val="00D7702F"/>
    <w:rsid w:val="00D81B9F"/>
    <w:rsid w:val="00D84C48"/>
    <w:rsid w:val="00D84E78"/>
    <w:rsid w:val="00D8B553"/>
    <w:rsid w:val="00D904F7"/>
    <w:rsid w:val="00D91196"/>
    <w:rsid w:val="00D91B43"/>
    <w:rsid w:val="00D941F1"/>
    <w:rsid w:val="00D97165"/>
    <w:rsid w:val="00DA1BFB"/>
    <w:rsid w:val="00DA336E"/>
    <w:rsid w:val="00DA7AE1"/>
    <w:rsid w:val="00DA7D89"/>
    <w:rsid w:val="00DB0187"/>
    <w:rsid w:val="00DB083E"/>
    <w:rsid w:val="00DB1E90"/>
    <w:rsid w:val="00DB2E11"/>
    <w:rsid w:val="00DB3F26"/>
    <w:rsid w:val="00DB4958"/>
    <w:rsid w:val="00DB56B5"/>
    <w:rsid w:val="00DB5B86"/>
    <w:rsid w:val="00DB7528"/>
    <w:rsid w:val="00DB7728"/>
    <w:rsid w:val="00DC0D25"/>
    <w:rsid w:val="00DC3F1F"/>
    <w:rsid w:val="00DC4ECF"/>
    <w:rsid w:val="00DC55E9"/>
    <w:rsid w:val="00DC67DC"/>
    <w:rsid w:val="00DD3032"/>
    <w:rsid w:val="00DD43BA"/>
    <w:rsid w:val="00DD494F"/>
    <w:rsid w:val="00DD4C3B"/>
    <w:rsid w:val="00DD4F9D"/>
    <w:rsid w:val="00DD6044"/>
    <w:rsid w:val="00DE1744"/>
    <w:rsid w:val="00DE6032"/>
    <w:rsid w:val="00DF05DD"/>
    <w:rsid w:val="00DF2D89"/>
    <w:rsid w:val="00DF2DE4"/>
    <w:rsid w:val="00DF768F"/>
    <w:rsid w:val="00DF7E2E"/>
    <w:rsid w:val="00E01234"/>
    <w:rsid w:val="00E01A3D"/>
    <w:rsid w:val="00E026DF"/>
    <w:rsid w:val="00E0633B"/>
    <w:rsid w:val="00E064FA"/>
    <w:rsid w:val="00E10A88"/>
    <w:rsid w:val="00E13786"/>
    <w:rsid w:val="00E145F7"/>
    <w:rsid w:val="00E16FDE"/>
    <w:rsid w:val="00E17E18"/>
    <w:rsid w:val="00E209C3"/>
    <w:rsid w:val="00E2146B"/>
    <w:rsid w:val="00E2189A"/>
    <w:rsid w:val="00E21CF3"/>
    <w:rsid w:val="00E22317"/>
    <w:rsid w:val="00E24D93"/>
    <w:rsid w:val="00E24F2E"/>
    <w:rsid w:val="00E25904"/>
    <w:rsid w:val="00E3050A"/>
    <w:rsid w:val="00E31A7D"/>
    <w:rsid w:val="00E31D90"/>
    <w:rsid w:val="00E33BAE"/>
    <w:rsid w:val="00E3416C"/>
    <w:rsid w:val="00E3477A"/>
    <w:rsid w:val="00E3502D"/>
    <w:rsid w:val="00E35BFB"/>
    <w:rsid w:val="00E36C30"/>
    <w:rsid w:val="00E45DE3"/>
    <w:rsid w:val="00E46C63"/>
    <w:rsid w:val="00E5154F"/>
    <w:rsid w:val="00E52FB9"/>
    <w:rsid w:val="00E5563D"/>
    <w:rsid w:val="00E55BD5"/>
    <w:rsid w:val="00E62E79"/>
    <w:rsid w:val="00E63F55"/>
    <w:rsid w:val="00E65BAB"/>
    <w:rsid w:val="00E6661A"/>
    <w:rsid w:val="00E666D8"/>
    <w:rsid w:val="00E716F4"/>
    <w:rsid w:val="00E71E5F"/>
    <w:rsid w:val="00E734DC"/>
    <w:rsid w:val="00E73613"/>
    <w:rsid w:val="00E74BDC"/>
    <w:rsid w:val="00E76260"/>
    <w:rsid w:val="00E769BB"/>
    <w:rsid w:val="00E80975"/>
    <w:rsid w:val="00E83F95"/>
    <w:rsid w:val="00E85D92"/>
    <w:rsid w:val="00E93588"/>
    <w:rsid w:val="00E93DE4"/>
    <w:rsid w:val="00E96F9D"/>
    <w:rsid w:val="00E9AE5B"/>
    <w:rsid w:val="00EA318A"/>
    <w:rsid w:val="00EA5332"/>
    <w:rsid w:val="00EA6EDE"/>
    <w:rsid w:val="00EB08AB"/>
    <w:rsid w:val="00EB0CA0"/>
    <w:rsid w:val="00EB2A9A"/>
    <w:rsid w:val="00EB59FD"/>
    <w:rsid w:val="00EC1DA6"/>
    <w:rsid w:val="00EC2D8D"/>
    <w:rsid w:val="00EC3F06"/>
    <w:rsid w:val="00EC5330"/>
    <w:rsid w:val="00EC53F2"/>
    <w:rsid w:val="00EC6368"/>
    <w:rsid w:val="00EC78DE"/>
    <w:rsid w:val="00ED3E79"/>
    <w:rsid w:val="00ED4E57"/>
    <w:rsid w:val="00ED5F14"/>
    <w:rsid w:val="00ED6045"/>
    <w:rsid w:val="00ED6D3B"/>
    <w:rsid w:val="00EE00A6"/>
    <w:rsid w:val="00EE13B1"/>
    <w:rsid w:val="00EE1470"/>
    <w:rsid w:val="00EE14A0"/>
    <w:rsid w:val="00EE4264"/>
    <w:rsid w:val="00EF6DA4"/>
    <w:rsid w:val="00F002EB"/>
    <w:rsid w:val="00F02496"/>
    <w:rsid w:val="00F04DF4"/>
    <w:rsid w:val="00F050FF"/>
    <w:rsid w:val="00F05641"/>
    <w:rsid w:val="00F06198"/>
    <w:rsid w:val="00F06634"/>
    <w:rsid w:val="00F11EDB"/>
    <w:rsid w:val="00F1318A"/>
    <w:rsid w:val="00F14A6A"/>
    <w:rsid w:val="00F17F1A"/>
    <w:rsid w:val="00F21A95"/>
    <w:rsid w:val="00F21AE2"/>
    <w:rsid w:val="00F23F8C"/>
    <w:rsid w:val="00F25CE1"/>
    <w:rsid w:val="00F26AA0"/>
    <w:rsid w:val="00F31ED6"/>
    <w:rsid w:val="00F33397"/>
    <w:rsid w:val="00F35C6E"/>
    <w:rsid w:val="00F35EC4"/>
    <w:rsid w:val="00F37610"/>
    <w:rsid w:val="00F42B68"/>
    <w:rsid w:val="00F44831"/>
    <w:rsid w:val="00F448B5"/>
    <w:rsid w:val="00F45EA0"/>
    <w:rsid w:val="00F46536"/>
    <w:rsid w:val="00F47E7E"/>
    <w:rsid w:val="00F52A13"/>
    <w:rsid w:val="00F52B84"/>
    <w:rsid w:val="00F535D5"/>
    <w:rsid w:val="00F54675"/>
    <w:rsid w:val="00F54954"/>
    <w:rsid w:val="00F60E16"/>
    <w:rsid w:val="00F6144F"/>
    <w:rsid w:val="00F62AFD"/>
    <w:rsid w:val="00F66CA8"/>
    <w:rsid w:val="00F73F99"/>
    <w:rsid w:val="00F73F9D"/>
    <w:rsid w:val="00F75FCB"/>
    <w:rsid w:val="00F81B63"/>
    <w:rsid w:val="00F82B03"/>
    <w:rsid w:val="00F8323B"/>
    <w:rsid w:val="00F8359A"/>
    <w:rsid w:val="00F84E5C"/>
    <w:rsid w:val="00F85F6D"/>
    <w:rsid w:val="00F8698D"/>
    <w:rsid w:val="00F8725A"/>
    <w:rsid w:val="00F930E6"/>
    <w:rsid w:val="00F94147"/>
    <w:rsid w:val="00F95430"/>
    <w:rsid w:val="00F9548F"/>
    <w:rsid w:val="00F956EB"/>
    <w:rsid w:val="00F971E1"/>
    <w:rsid w:val="00FA0DF5"/>
    <w:rsid w:val="00FA1B04"/>
    <w:rsid w:val="00FA65A3"/>
    <w:rsid w:val="00FA7E9E"/>
    <w:rsid w:val="00FB0279"/>
    <w:rsid w:val="00FB1D17"/>
    <w:rsid w:val="00FB28C1"/>
    <w:rsid w:val="00FB334D"/>
    <w:rsid w:val="00FB358B"/>
    <w:rsid w:val="00FB589F"/>
    <w:rsid w:val="00FC33B6"/>
    <w:rsid w:val="00FD05BE"/>
    <w:rsid w:val="00FD1126"/>
    <w:rsid w:val="00FD15E3"/>
    <w:rsid w:val="00FD2AFA"/>
    <w:rsid w:val="00FD3D33"/>
    <w:rsid w:val="00FD48EE"/>
    <w:rsid w:val="00FD4A40"/>
    <w:rsid w:val="00FD5E22"/>
    <w:rsid w:val="00FD7846"/>
    <w:rsid w:val="00FD7B3D"/>
    <w:rsid w:val="00FE38AF"/>
    <w:rsid w:val="00FE4656"/>
    <w:rsid w:val="00FE740F"/>
    <w:rsid w:val="00FF1D69"/>
    <w:rsid w:val="00FF2165"/>
    <w:rsid w:val="00FF26B6"/>
    <w:rsid w:val="00FF3893"/>
    <w:rsid w:val="00FF4081"/>
    <w:rsid w:val="01238F0E"/>
    <w:rsid w:val="013DC847"/>
    <w:rsid w:val="014AD0D5"/>
    <w:rsid w:val="01611AD8"/>
    <w:rsid w:val="016CCACC"/>
    <w:rsid w:val="0181CDEB"/>
    <w:rsid w:val="01D0E421"/>
    <w:rsid w:val="01DCF1AE"/>
    <w:rsid w:val="01EFC797"/>
    <w:rsid w:val="01F8545B"/>
    <w:rsid w:val="0206BD6A"/>
    <w:rsid w:val="020F7DB9"/>
    <w:rsid w:val="027A17A6"/>
    <w:rsid w:val="028037ED"/>
    <w:rsid w:val="02996178"/>
    <w:rsid w:val="029E3FBF"/>
    <w:rsid w:val="02DA7AF2"/>
    <w:rsid w:val="02EB43E9"/>
    <w:rsid w:val="034513D5"/>
    <w:rsid w:val="034C2598"/>
    <w:rsid w:val="03505B36"/>
    <w:rsid w:val="03507B22"/>
    <w:rsid w:val="035E32AC"/>
    <w:rsid w:val="0362A281"/>
    <w:rsid w:val="038239D6"/>
    <w:rsid w:val="03C69082"/>
    <w:rsid w:val="03C8144B"/>
    <w:rsid w:val="03F09B92"/>
    <w:rsid w:val="03F37C19"/>
    <w:rsid w:val="045363AA"/>
    <w:rsid w:val="0472884D"/>
    <w:rsid w:val="0480B92D"/>
    <w:rsid w:val="048F7A2B"/>
    <w:rsid w:val="048FFB78"/>
    <w:rsid w:val="04A89146"/>
    <w:rsid w:val="052CD3CB"/>
    <w:rsid w:val="056497C5"/>
    <w:rsid w:val="0571B0FE"/>
    <w:rsid w:val="0573ED8F"/>
    <w:rsid w:val="059F84A7"/>
    <w:rsid w:val="05BF4C3A"/>
    <w:rsid w:val="05D10B2D"/>
    <w:rsid w:val="05EECF77"/>
    <w:rsid w:val="0606AEB7"/>
    <w:rsid w:val="060BF036"/>
    <w:rsid w:val="060E366C"/>
    <w:rsid w:val="060FBECF"/>
    <w:rsid w:val="061FE2B1"/>
    <w:rsid w:val="0641C218"/>
    <w:rsid w:val="06769CED"/>
    <w:rsid w:val="067895F6"/>
    <w:rsid w:val="06B7B02B"/>
    <w:rsid w:val="06BCE951"/>
    <w:rsid w:val="06CDD533"/>
    <w:rsid w:val="06CEE616"/>
    <w:rsid w:val="06D6EA5E"/>
    <w:rsid w:val="06FB8B63"/>
    <w:rsid w:val="072AFACB"/>
    <w:rsid w:val="0736EC05"/>
    <w:rsid w:val="07A11B3C"/>
    <w:rsid w:val="07A7EDCC"/>
    <w:rsid w:val="07AF7818"/>
    <w:rsid w:val="07B05D32"/>
    <w:rsid w:val="07BA79B9"/>
    <w:rsid w:val="07C3BADD"/>
    <w:rsid w:val="07C42E57"/>
    <w:rsid w:val="07D4D781"/>
    <w:rsid w:val="07F6F73D"/>
    <w:rsid w:val="0802CD2E"/>
    <w:rsid w:val="0830588A"/>
    <w:rsid w:val="0834DEBC"/>
    <w:rsid w:val="08A7505D"/>
    <w:rsid w:val="08DAAFC8"/>
    <w:rsid w:val="08DCF313"/>
    <w:rsid w:val="08DE99C9"/>
    <w:rsid w:val="08E81932"/>
    <w:rsid w:val="08E9C22E"/>
    <w:rsid w:val="091C4A9D"/>
    <w:rsid w:val="0932FF40"/>
    <w:rsid w:val="093537AC"/>
    <w:rsid w:val="0958DBEE"/>
    <w:rsid w:val="096FD535"/>
    <w:rsid w:val="098B6A0A"/>
    <w:rsid w:val="09922C25"/>
    <w:rsid w:val="09AA96D3"/>
    <w:rsid w:val="09B23E98"/>
    <w:rsid w:val="0A0BB77F"/>
    <w:rsid w:val="0A16792E"/>
    <w:rsid w:val="0A2BB5AC"/>
    <w:rsid w:val="0A605958"/>
    <w:rsid w:val="0A8163D9"/>
    <w:rsid w:val="0A82BCF6"/>
    <w:rsid w:val="0A89120D"/>
    <w:rsid w:val="0A9DC681"/>
    <w:rsid w:val="0ABB2EBB"/>
    <w:rsid w:val="0ABE2A9A"/>
    <w:rsid w:val="0AD44B2D"/>
    <w:rsid w:val="0B2D9366"/>
    <w:rsid w:val="0B30E1D2"/>
    <w:rsid w:val="0B513A1D"/>
    <w:rsid w:val="0B7229CB"/>
    <w:rsid w:val="0B8C286C"/>
    <w:rsid w:val="0B93A019"/>
    <w:rsid w:val="0BC53991"/>
    <w:rsid w:val="0BCAC040"/>
    <w:rsid w:val="0BD7BB96"/>
    <w:rsid w:val="0BF8B0F0"/>
    <w:rsid w:val="0C1CDF78"/>
    <w:rsid w:val="0C215280"/>
    <w:rsid w:val="0C28DEE6"/>
    <w:rsid w:val="0C292CC2"/>
    <w:rsid w:val="0C37B932"/>
    <w:rsid w:val="0C48C1D7"/>
    <w:rsid w:val="0C4BE8B7"/>
    <w:rsid w:val="0C4CE867"/>
    <w:rsid w:val="0C4EA257"/>
    <w:rsid w:val="0C5167DC"/>
    <w:rsid w:val="0C7F2062"/>
    <w:rsid w:val="0C8CF50B"/>
    <w:rsid w:val="0CCC4AC8"/>
    <w:rsid w:val="0CD74281"/>
    <w:rsid w:val="0CE641B6"/>
    <w:rsid w:val="0CEB1DF2"/>
    <w:rsid w:val="0CEBE3CF"/>
    <w:rsid w:val="0CF8CA85"/>
    <w:rsid w:val="0D363A6D"/>
    <w:rsid w:val="0D7D8407"/>
    <w:rsid w:val="0D7F8DFF"/>
    <w:rsid w:val="0D92B9C2"/>
    <w:rsid w:val="0DB6FC53"/>
    <w:rsid w:val="0DB783EF"/>
    <w:rsid w:val="0DE5B34A"/>
    <w:rsid w:val="0DE97319"/>
    <w:rsid w:val="0DEDF1DB"/>
    <w:rsid w:val="0DF76304"/>
    <w:rsid w:val="0DFD5DCC"/>
    <w:rsid w:val="0E27230D"/>
    <w:rsid w:val="0E30EFC3"/>
    <w:rsid w:val="0E337927"/>
    <w:rsid w:val="0E423D0B"/>
    <w:rsid w:val="0E4E446C"/>
    <w:rsid w:val="0E505EDA"/>
    <w:rsid w:val="0E5923B7"/>
    <w:rsid w:val="0E6988D8"/>
    <w:rsid w:val="0E76913E"/>
    <w:rsid w:val="0EA70881"/>
    <w:rsid w:val="0EACDDEE"/>
    <w:rsid w:val="0EB7E62D"/>
    <w:rsid w:val="0ED58B92"/>
    <w:rsid w:val="0F224A7B"/>
    <w:rsid w:val="0F56A5A0"/>
    <w:rsid w:val="0F627FB7"/>
    <w:rsid w:val="0F7576A8"/>
    <w:rsid w:val="0FC55502"/>
    <w:rsid w:val="0FC76944"/>
    <w:rsid w:val="0FDB1CA4"/>
    <w:rsid w:val="0FE63B00"/>
    <w:rsid w:val="0FF1B314"/>
    <w:rsid w:val="0FF741E6"/>
    <w:rsid w:val="101B6450"/>
    <w:rsid w:val="108D284C"/>
    <w:rsid w:val="1098ADA0"/>
    <w:rsid w:val="10B8130A"/>
    <w:rsid w:val="10CA1E46"/>
    <w:rsid w:val="10F1C56E"/>
    <w:rsid w:val="11031A60"/>
    <w:rsid w:val="112A1CAB"/>
    <w:rsid w:val="113897CC"/>
    <w:rsid w:val="117EF0C5"/>
    <w:rsid w:val="11825F94"/>
    <w:rsid w:val="11838248"/>
    <w:rsid w:val="11935D56"/>
    <w:rsid w:val="11BF6269"/>
    <w:rsid w:val="120CA725"/>
    <w:rsid w:val="12138A9B"/>
    <w:rsid w:val="124D32DC"/>
    <w:rsid w:val="125911BA"/>
    <w:rsid w:val="127F38EA"/>
    <w:rsid w:val="12E863B5"/>
    <w:rsid w:val="130FA17A"/>
    <w:rsid w:val="132F248A"/>
    <w:rsid w:val="1338D2C5"/>
    <w:rsid w:val="133CE6FD"/>
    <w:rsid w:val="13483BD0"/>
    <w:rsid w:val="13601CA7"/>
    <w:rsid w:val="1361E848"/>
    <w:rsid w:val="139E86CB"/>
    <w:rsid w:val="13B6C515"/>
    <w:rsid w:val="13D46232"/>
    <w:rsid w:val="13DAAB3B"/>
    <w:rsid w:val="13E38DDE"/>
    <w:rsid w:val="13F343BE"/>
    <w:rsid w:val="1407B9D0"/>
    <w:rsid w:val="140C328D"/>
    <w:rsid w:val="141A7431"/>
    <w:rsid w:val="1425804C"/>
    <w:rsid w:val="143FC3B1"/>
    <w:rsid w:val="144C5DA6"/>
    <w:rsid w:val="147145E9"/>
    <w:rsid w:val="14961E8F"/>
    <w:rsid w:val="14FE136B"/>
    <w:rsid w:val="1502FCD4"/>
    <w:rsid w:val="1517872F"/>
    <w:rsid w:val="151C379C"/>
    <w:rsid w:val="15253D04"/>
    <w:rsid w:val="154482F2"/>
    <w:rsid w:val="15838118"/>
    <w:rsid w:val="158EE838"/>
    <w:rsid w:val="15976DCE"/>
    <w:rsid w:val="159ECCA6"/>
    <w:rsid w:val="15A10E48"/>
    <w:rsid w:val="15A16140"/>
    <w:rsid w:val="15AABBF6"/>
    <w:rsid w:val="15AFD2AD"/>
    <w:rsid w:val="15B8AAAC"/>
    <w:rsid w:val="15D2B4E0"/>
    <w:rsid w:val="15E80174"/>
    <w:rsid w:val="1602BB2B"/>
    <w:rsid w:val="1655CA26"/>
    <w:rsid w:val="169958EF"/>
    <w:rsid w:val="16ACF998"/>
    <w:rsid w:val="16B0E93C"/>
    <w:rsid w:val="16D3005F"/>
    <w:rsid w:val="16E937E0"/>
    <w:rsid w:val="170A6A8D"/>
    <w:rsid w:val="1747FF18"/>
    <w:rsid w:val="177B31FD"/>
    <w:rsid w:val="177C7E16"/>
    <w:rsid w:val="178B06ED"/>
    <w:rsid w:val="17A0D2E2"/>
    <w:rsid w:val="17B6FDB5"/>
    <w:rsid w:val="17BE648E"/>
    <w:rsid w:val="17E6D7BE"/>
    <w:rsid w:val="17EEDF0F"/>
    <w:rsid w:val="17F75BD2"/>
    <w:rsid w:val="17FD862B"/>
    <w:rsid w:val="17FFC389"/>
    <w:rsid w:val="1813EBAB"/>
    <w:rsid w:val="181E6131"/>
    <w:rsid w:val="18210FEB"/>
    <w:rsid w:val="182FF112"/>
    <w:rsid w:val="1854E938"/>
    <w:rsid w:val="187FDFFC"/>
    <w:rsid w:val="18B04672"/>
    <w:rsid w:val="18BCA7DF"/>
    <w:rsid w:val="18C423C5"/>
    <w:rsid w:val="18C5F527"/>
    <w:rsid w:val="191C3702"/>
    <w:rsid w:val="192CC856"/>
    <w:rsid w:val="19518942"/>
    <w:rsid w:val="19530222"/>
    <w:rsid w:val="195410C9"/>
    <w:rsid w:val="197C0D01"/>
    <w:rsid w:val="1983948E"/>
    <w:rsid w:val="19A7F63A"/>
    <w:rsid w:val="19AE067E"/>
    <w:rsid w:val="19BDA574"/>
    <w:rsid w:val="19D65923"/>
    <w:rsid w:val="19E14A1B"/>
    <w:rsid w:val="1A0CF20B"/>
    <w:rsid w:val="1A16DDAE"/>
    <w:rsid w:val="1A47FC1F"/>
    <w:rsid w:val="1AA00D00"/>
    <w:rsid w:val="1AAA617A"/>
    <w:rsid w:val="1ADAB6FC"/>
    <w:rsid w:val="1ADDD865"/>
    <w:rsid w:val="1AE5B784"/>
    <w:rsid w:val="1AF031F4"/>
    <w:rsid w:val="1B03CAD4"/>
    <w:rsid w:val="1B1B8930"/>
    <w:rsid w:val="1B9227C6"/>
    <w:rsid w:val="1BA50A1A"/>
    <w:rsid w:val="1BDA812E"/>
    <w:rsid w:val="1BE4C89F"/>
    <w:rsid w:val="1BE7B1A2"/>
    <w:rsid w:val="1BFFA41F"/>
    <w:rsid w:val="1C1C8161"/>
    <w:rsid w:val="1C5713C1"/>
    <w:rsid w:val="1C62E60D"/>
    <w:rsid w:val="1C6B0BA4"/>
    <w:rsid w:val="1C85F551"/>
    <w:rsid w:val="1CBA66EA"/>
    <w:rsid w:val="1CBA8390"/>
    <w:rsid w:val="1CC173FC"/>
    <w:rsid w:val="1CCEF2E7"/>
    <w:rsid w:val="1CEE7ED0"/>
    <w:rsid w:val="1D01037E"/>
    <w:rsid w:val="1D1A96C9"/>
    <w:rsid w:val="1D45232E"/>
    <w:rsid w:val="1D5905E5"/>
    <w:rsid w:val="1D6A3CFE"/>
    <w:rsid w:val="1D705A48"/>
    <w:rsid w:val="1D7190A7"/>
    <w:rsid w:val="1DB0AE6F"/>
    <w:rsid w:val="1DB13F99"/>
    <w:rsid w:val="1DC44FE1"/>
    <w:rsid w:val="1DD55466"/>
    <w:rsid w:val="1E1844AC"/>
    <w:rsid w:val="1E45684E"/>
    <w:rsid w:val="1E5F02FC"/>
    <w:rsid w:val="1E646708"/>
    <w:rsid w:val="1E76225B"/>
    <w:rsid w:val="1E7708EB"/>
    <w:rsid w:val="1EE5BF7D"/>
    <w:rsid w:val="1F28032E"/>
    <w:rsid w:val="1F2FECA4"/>
    <w:rsid w:val="1F34F1AD"/>
    <w:rsid w:val="1F48AB27"/>
    <w:rsid w:val="1F4F75D4"/>
    <w:rsid w:val="1F6B0482"/>
    <w:rsid w:val="1F74BE14"/>
    <w:rsid w:val="1F7D0CF9"/>
    <w:rsid w:val="1F8249DD"/>
    <w:rsid w:val="1F8FEA4E"/>
    <w:rsid w:val="1F9B1735"/>
    <w:rsid w:val="1FB384F4"/>
    <w:rsid w:val="1FC1BFDB"/>
    <w:rsid w:val="1FC6B796"/>
    <w:rsid w:val="1FD15A65"/>
    <w:rsid w:val="1FD5B257"/>
    <w:rsid w:val="1FE54EEA"/>
    <w:rsid w:val="2027A1BA"/>
    <w:rsid w:val="202F3A7B"/>
    <w:rsid w:val="203F60B4"/>
    <w:rsid w:val="204448F6"/>
    <w:rsid w:val="204D4E46"/>
    <w:rsid w:val="2053B1FE"/>
    <w:rsid w:val="2055C45D"/>
    <w:rsid w:val="20B1117F"/>
    <w:rsid w:val="20C99A69"/>
    <w:rsid w:val="20D8170D"/>
    <w:rsid w:val="20DA586E"/>
    <w:rsid w:val="2109252C"/>
    <w:rsid w:val="2118F05F"/>
    <w:rsid w:val="2128B53E"/>
    <w:rsid w:val="213BACA5"/>
    <w:rsid w:val="2147F4F6"/>
    <w:rsid w:val="217FD844"/>
    <w:rsid w:val="21A37760"/>
    <w:rsid w:val="21ADDFC3"/>
    <w:rsid w:val="21AEB93F"/>
    <w:rsid w:val="21B657C2"/>
    <w:rsid w:val="21C51A42"/>
    <w:rsid w:val="21E28A1C"/>
    <w:rsid w:val="2206E92A"/>
    <w:rsid w:val="220E2F9E"/>
    <w:rsid w:val="2217A528"/>
    <w:rsid w:val="222E8700"/>
    <w:rsid w:val="2258D6B0"/>
    <w:rsid w:val="229084DE"/>
    <w:rsid w:val="229BC399"/>
    <w:rsid w:val="22CF973F"/>
    <w:rsid w:val="22D2C299"/>
    <w:rsid w:val="22FAE88A"/>
    <w:rsid w:val="2302A6A0"/>
    <w:rsid w:val="23081533"/>
    <w:rsid w:val="23115C68"/>
    <w:rsid w:val="2320F8F6"/>
    <w:rsid w:val="23371DB1"/>
    <w:rsid w:val="233BA2F6"/>
    <w:rsid w:val="2379A17C"/>
    <w:rsid w:val="2383BEB5"/>
    <w:rsid w:val="23D1AC67"/>
    <w:rsid w:val="23F1FC9F"/>
    <w:rsid w:val="240BE511"/>
    <w:rsid w:val="245E5DFE"/>
    <w:rsid w:val="24775DBA"/>
    <w:rsid w:val="24AF7644"/>
    <w:rsid w:val="24E2432C"/>
    <w:rsid w:val="24F43FB3"/>
    <w:rsid w:val="251008E8"/>
    <w:rsid w:val="251C2567"/>
    <w:rsid w:val="2529A849"/>
    <w:rsid w:val="252F3CD1"/>
    <w:rsid w:val="253C6477"/>
    <w:rsid w:val="256916D2"/>
    <w:rsid w:val="258049C1"/>
    <w:rsid w:val="258D805E"/>
    <w:rsid w:val="25978F62"/>
    <w:rsid w:val="259A5528"/>
    <w:rsid w:val="25C68EB3"/>
    <w:rsid w:val="25CAA334"/>
    <w:rsid w:val="25EEF6A1"/>
    <w:rsid w:val="2622A10C"/>
    <w:rsid w:val="262CD38D"/>
    <w:rsid w:val="2637CBB5"/>
    <w:rsid w:val="26389B51"/>
    <w:rsid w:val="26502BF1"/>
    <w:rsid w:val="266C48EE"/>
    <w:rsid w:val="2670031D"/>
    <w:rsid w:val="26928ABF"/>
    <w:rsid w:val="26A8480D"/>
    <w:rsid w:val="26AA68A9"/>
    <w:rsid w:val="26C23D4B"/>
    <w:rsid w:val="26D44C53"/>
    <w:rsid w:val="26D83973"/>
    <w:rsid w:val="26E8D4D3"/>
    <w:rsid w:val="26F255CF"/>
    <w:rsid w:val="27222A8F"/>
    <w:rsid w:val="27461286"/>
    <w:rsid w:val="276270BC"/>
    <w:rsid w:val="27916CF8"/>
    <w:rsid w:val="2796E4E5"/>
    <w:rsid w:val="27E8BF54"/>
    <w:rsid w:val="28066439"/>
    <w:rsid w:val="280CF778"/>
    <w:rsid w:val="28132310"/>
    <w:rsid w:val="28189ED3"/>
    <w:rsid w:val="2828391D"/>
    <w:rsid w:val="2836C081"/>
    <w:rsid w:val="283C3850"/>
    <w:rsid w:val="285DE268"/>
    <w:rsid w:val="28A85515"/>
    <w:rsid w:val="28BE1E05"/>
    <w:rsid w:val="28CA543B"/>
    <w:rsid w:val="28CA9CB6"/>
    <w:rsid w:val="28CC5193"/>
    <w:rsid w:val="28E6E957"/>
    <w:rsid w:val="28EB912C"/>
    <w:rsid w:val="28FC3AF8"/>
    <w:rsid w:val="28FE9B36"/>
    <w:rsid w:val="29049BED"/>
    <w:rsid w:val="290F7325"/>
    <w:rsid w:val="291E8E20"/>
    <w:rsid w:val="291ECD4C"/>
    <w:rsid w:val="29553E34"/>
    <w:rsid w:val="295B5486"/>
    <w:rsid w:val="29900EDA"/>
    <w:rsid w:val="29A617A7"/>
    <w:rsid w:val="29AD3B41"/>
    <w:rsid w:val="29B1584C"/>
    <w:rsid w:val="29B1816B"/>
    <w:rsid w:val="2A113FC8"/>
    <w:rsid w:val="2A858089"/>
    <w:rsid w:val="2A8615FC"/>
    <w:rsid w:val="2A905D27"/>
    <w:rsid w:val="2A9775CC"/>
    <w:rsid w:val="2AA9E71D"/>
    <w:rsid w:val="2AAA822D"/>
    <w:rsid w:val="2AB0E997"/>
    <w:rsid w:val="2ABCCB1A"/>
    <w:rsid w:val="2ABE19C3"/>
    <w:rsid w:val="2AE33CD7"/>
    <w:rsid w:val="2AF91F15"/>
    <w:rsid w:val="2B312E7D"/>
    <w:rsid w:val="2B37AB35"/>
    <w:rsid w:val="2B4013FD"/>
    <w:rsid w:val="2B49904F"/>
    <w:rsid w:val="2B82CD2C"/>
    <w:rsid w:val="2BE2588A"/>
    <w:rsid w:val="2BF57629"/>
    <w:rsid w:val="2BFD985C"/>
    <w:rsid w:val="2C27A7D9"/>
    <w:rsid w:val="2C2FC85D"/>
    <w:rsid w:val="2C443474"/>
    <w:rsid w:val="2C4BC577"/>
    <w:rsid w:val="2C520AB7"/>
    <w:rsid w:val="2C560E23"/>
    <w:rsid w:val="2C61F201"/>
    <w:rsid w:val="2CAFCAFB"/>
    <w:rsid w:val="2CB84327"/>
    <w:rsid w:val="2CBE6D93"/>
    <w:rsid w:val="2CD80E7E"/>
    <w:rsid w:val="2CF3495E"/>
    <w:rsid w:val="2CF9628B"/>
    <w:rsid w:val="2D3F5BA1"/>
    <w:rsid w:val="2D541923"/>
    <w:rsid w:val="2D70956C"/>
    <w:rsid w:val="2D784D64"/>
    <w:rsid w:val="2DD16EA6"/>
    <w:rsid w:val="2DE1D0E1"/>
    <w:rsid w:val="2DEF2463"/>
    <w:rsid w:val="2E1A41D3"/>
    <w:rsid w:val="2E23A41D"/>
    <w:rsid w:val="2E3E1358"/>
    <w:rsid w:val="2E41F601"/>
    <w:rsid w:val="2E55A6DC"/>
    <w:rsid w:val="2E5FAD4A"/>
    <w:rsid w:val="2E679654"/>
    <w:rsid w:val="2E6CA75F"/>
    <w:rsid w:val="2E788F6E"/>
    <w:rsid w:val="2E7B647B"/>
    <w:rsid w:val="2E954087"/>
    <w:rsid w:val="2EB57C46"/>
    <w:rsid w:val="2EC150B2"/>
    <w:rsid w:val="2EC7BFC0"/>
    <w:rsid w:val="2F0CC4F4"/>
    <w:rsid w:val="2F1ABDF6"/>
    <w:rsid w:val="2F3E41BD"/>
    <w:rsid w:val="2F4B8EFB"/>
    <w:rsid w:val="2F8CE7A4"/>
    <w:rsid w:val="2F96CD1D"/>
    <w:rsid w:val="2F9F8F9E"/>
    <w:rsid w:val="2FE24E0E"/>
    <w:rsid w:val="3023A620"/>
    <w:rsid w:val="30606BBB"/>
    <w:rsid w:val="3066B005"/>
    <w:rsid w:val="3078232D"/>
    <w:rsid w:val="3078BCC6"/>
    <w:rsid w:val="307DEC30"/>
    <w:rsid w:val="308838A8"/>
    <w:rsid w:val="308A7689"/>
    <w:rsid w:val="3095338C"/>
    <w:rsid w:val="30962718"/>
    <w:rsid w:val="30A85255"/>
    <w:rsid w:val="30DC6FE9"/>
    <w:rsid w:val="30EC1D1A"/>
    <w:rsid w:val="30FE49B8"/>
    <w:rsid w:val="311F5512"/>
    <w:rsid w:val="3127FD1E"/>
    <w:rsid w:val="312CF292"/>
    <w:rsid w:val="31399244"/>
    <w:rsid w:val="3139D3CA"/>
    <w:rsid w:val="315DB1B4"/>
    <w:rsid w:val="3165644B"/>
    <w:rsid w:val="3180858E"/>
    <w:rsid w:val="3185E3A9"/>
    <w:rsid w:val="3267C3AA"/>
    <w:rsid w:val="329057A9"/>
    <w:rsid w:val="3291D324"/>
    <w:rsid w:val="32AAC2D4"/>
    <w:rsid w:val="32BBA0D1"/>
    <w:rsid w:val="32D5E7C6"/>
    <w:rsid w:val="32F904B8"/>
    <w:rsid w:val="331A6A7A"/>
    <w:rsid w:val="3337FBF4"/>
    <w:rsid w:val="33748DA6"/>
    <w:rsid w:val="337FB328"/>
    <w:rsid w:val="338C9C4F"/>
    <w:rsid w:val="33A49390"/>
    <w:rsid w:val="33B0F095"/>
    <w:rsid w:val="33BC0E6B"/>
    <w:rsid w:val="33D610D9"/>
    <w:rsid w:val="34043F5C"/>
    <w:rsid w:val="34181B98"/>
    <w:rsid w:val="341B2004"/>
    <w:rsid w:val="3421B820"/>
    <w:rsid w:val="3424F52A"/>
    <w:rsid w:val="3437A106"/>
    <w:rsid w:val="344CC63D"/>
    <w:rsid w:val="34620A19"/>
    <w:rsid w:val="346F10A6"/>
    <w:rsid w:val="3480A993"/>
    <w:rsid w:val="3498494A"/>
    <w:rsid w:val="34B8F6D4"/>
    <w:rsid w:val="34B98B92"/>
    <w:rsid w:val="34D3AB50"/>
    <w:rsid w:val="34D3DB7F"/>
    <w:rsid w:val="34D99547"/>
    <w:rsid w:val="34E675B6"/>
    <w:rsid w:val="34F28B08"/>
    <w:rsid w:val="351045BC"/>
    <w:rsid w:val="3511D509"/>
    <w:rsid w:val="351D1F5E"/>
    <w:rsid w:val="354C5A3C"/>
    <w:rsid w:val="358DB5A6"/>
    <w:rsid w:val="358FA9C7"/>
    <w:rsid w:val="35ADC324"/>
    <w:rsid w:val="35BBCBED"/>
    <w:rsid w:val="35C54177"/>
    <w:rsid w:val="35D02FF1"/>
    <w:rsid w:val="35F94FB5"/>
    <w:rsid w:val="3605CC1D"/>
    <w:rsid w:val="360D8244"/>
    <w:rsid w:val="3614C8B4"/>
    <w:rsid w:val="3616F4FC"/>
    <w:rsid w:val="361EE7D7"/>
    <w:rsid w:val="362050C4"/>
    <w:rsid w:val="363585AB"/>
    <w:rsid w:val="3660D96B"/>
    <w:rsid w:val="366F9058"/>
    <w:rsid w:val="367123B6"/>
    <w:rsid w:val="369E9620"/>
    <w:rsid w:val="36AA2C67"/>
    <w:rsid w:val="36BE3D36"/>
    <w:rsid w:val="36C3BFDB"/>
    <w:rsid w:val="36C7622F"/>
    <w:rsid w:val="36D2F3D6"/>
    <w:rsid w:val="36E281E2"/>
    <w:rsid w:val="36F5E527"/>
    <w:rsid w:val="3710CB81"/>
    <w:rsid w:val="372E0145"/>
    <w:rsid w:val="37346C57"/>
    <w:rsid w:val="373A9718"/>
    <w:rsid w:val="3745D8B4"/>
    <w:rsid w:val="37581720"/>
    <w:rsid w:val="375A90AB"/>
    <w:rsid w:val="375FDA0F"/>
    <w:rsid w:val="377215C1"/>
    <w:rsid w:val="379ADC85"/>
    <w:rsid w:val="37C52770"/>
    <w:rsid w:val="37D12CA8"/>
    <w:rsid w:val="37D3448C"/>
    <w:rsid w:val="37F708A0"/>
    <w:rsid w:val="380055F1"/>
    <w:rsid w:val="381B242E"/>
    <w:rsid w:val="382265AC"/>
    <w:rsid w:val="38369BF7"/>
    <w:rsid w:val="38585B78"/>
    <w:rsid w:val="38588B8D"/>
    <w:rsid w:val="385DA95B"/>
    <w:rsid w:val="387752F3"/>
    <w:rsid w:val="387FC762"/>
    <w:rsid w:val="3883C60F"/>
    <w:rsid w:val="38905C4C"/>
    <w:rsid w:val="38AF76DF"/>
    <w:rsid w:val="38D76108"/>
    <w:rsid w:val="38FC0B84"/>
    <w:rsid w:val="39008EEC"/>
    <w:rsid w:val="3902F91B"/>
    <w:rsid w:val="391DA38D"/>
    <w:rsid w:val="3925C2E9"/>
    <w:rsid w:val="392C09E8"/>
    <w:rsid w:val="393A7E9E"/>
    <w:rsid w:val="3956923F"/>
    <w:rsid w:val="399082FC"/>
    <w:rsid w:val="39A6B6FF"/>
    <w:rsid w:val="39ADBFE1"/>
    <w:rsid w:val="39B3F4D7"/>
    <w:rsid w:val="3A09511D"/>
    <w:rsid w:val="3A20EEB7"/>
    <w:rsid w:val="3A2525E9"/>
    <w:rsid w:val="3A3DA034"/>
    <w:rsid w:val="3A57DEF8"/>
    <w:rsid w:val="3A5B920F"/>
    <w:rsid w:val="3A5DEDCD"/>
    <w:rsid w:val="3A6685FC"/>
    <w:rsid w:val="3A7C0134"/>
    <w:rsid w:val="3A8F8B25"/>
    <w:rsid w:val="3A989A11"/>
    <w:rsid w:val="3AA6F498"/>
    <w:rsid w:val="3ADA7DDF"/>
    <w:rsid w:val="3AE41935"/>
    <w:rsid w:val="3AE6CA94"/>
    <w:rsid w:val="3B09EB8D"/>
    <w:rsid w:val="3B0FDC12"/>
    <w:rsid w:val="3B15EFB7"/>
    <w:rsid w:val="3B1B2977"/>
    <w:rsid w:val="3B536F60"/>
    <w:rsid w:val="3B7C051D"/>
    <w:rsid w:val="3B999F95"/>
    <w:rsid w:val="3BAF7ACA"/>
    <w:rsid w:val="3BE344D8"/>
    <w:rsid w:val="3BEC9F8D"/>
    <w:rsid w:val="3C079441"/>
    <w:rsid w:val="3C18F226"/>
    <w:rsid w:val="3C2DF071"/>
    <w:rsid w:val="3C48ABB4"/>
    <w:rsid w:val="3C4DDB51"/>
    <w:rsid w:val="3C65F71B"/>
    <w:rsid w:val="3C67C920"/>
    <w:rsid w:val="3C94F5F7"/>
    <w:rsid w:val="3CF873D7"/>
    <w:rsid w:val="3D0751A5"/>
    <w:rsid w:val="3D087308"/>
    <w:rsid w:val="3D0F9CDC"/>
    <w:rsid w:val="3D10D178"/>
    <w:rsid w:val="3D111EF4"/>
    <w:rsid w:val="3D250C6F"/>
    <w:rsid w:val="3D4B7E6F"/>
    <w:rsid w:val="3D66E63A"/>
    <w:rsid w:val="3D73A864"/>
    <w:rsid w:val="3D917EE2"/>
    <w:rsid w:val="3DB975BA"/>
    <w:rsid w:val="3DE6BA57"/>
    <w:rsid w:val="3DF0BCA0"/>
    <w:rsid w:val="3DFB89E7"/>
    <w:rsid w:val="3E4C6758"/>
    <w:rsid w:val="3E7A3BEF"/>
    <w:rsid w:val="3E876A20"/>
    <w:rsid w:val="3E9825F7"/>
    <w:rsid w:val="3EB5A4C9"/>
    <w:rsid w:val="3EC2C69C"/>
    <w:rsid w:val="3F0C6CBD"/>
    <w:rsid w:val="3F163C13"/>
    <w:rsid w:val="3F16589D"/>
    <w:rsid w:val="3F283C26"/>
    <w:rsid w:val="3F352AA3"/>
    <w:rsid w:val="3F402CF2"/>
    <w:rsid w:val="3F447806"/>
    <w:rsid w:val="3F73233A"/>
    <w:rsid w:val="3F7870CF"/>
    <w:rsid w:val="3FBED8BF"/>
    <w:rsid w:val="3FED1117"/>
    <w:rsid w:val="3FF26408"/>
    <w:rsid w:val="402AAB0E"/>
    <w:rsid w:val="403A589C"/>
    <w:rsid w:val="403DD0DD"/>
    <w:rsid w:val="40597315"/>
    <w:rsid w:val="406ACA1E"/>
    <w:rsid w:val="409B419B"/>
    <w:rsid w:val="409FE88F"/>
    <w:rsid w:val="40AA2A38"/>
    <w:rsid w:val="40CB4CFE"/>
    <w:rsid w:val="40DEC3B2"/>
    <w:rsid w:val="411ED2A8"/>
    <w:rsid w:val="413C44C7"/>
    <w:rsid w:val="413FFB30"/>
    <w:rsid w:val="4142B814"/>
    <w:rsid w:val="41757057"/>
    <w:rsid w:val="4178A9EF"/>
    <w:rsid w:val="4181CFD1"/>
    <w:rsid w:val="418B0058"/>
    <w:rsid w:val="418B9BDA"/>
    <w:rsid w:val="419B3C50"/>
    <w:rsid w:val="41A8C1F7"/>
    <w:rsid w:val="41AFC4A2"/>
    <w:rsid w:val="41C54604"/>
    <w:rsid w:val="41CE6FB1"/>
    <w:rsid w:val="41D3BE3C"/>
    <w:rsid w:val="41D81178"/>
    <w:rsid w:val="41F48007"/>
    <w:rsid w:val="42039AC3"/>
    <w:rsid w:val="42085E61"/>
    <w:rsid w:val="42230762"/>
    <w:rsid w:val="42271E10"/>
    <w:rsid w:val="423EFFC2"/>
    <w:rsid w:val="42876183"/>
    <w:rsid w:val="4292711F"/>
    <w:rsid w:val="42A2128F"/>
    <w:rsid w:val="42B97D49"/>
    <w:rsid w:val="42BE036E"/>
    <w:rsid w:val="42CAF0F9"/>
    <w:rsid w:val="42F34385"/>
    <w:rsid w:val="4308140B"/>
    <w:rsid w:val="4311F1E3"/>
    <w:rsid w:val="433C70A6"/>
    <w:rsid w:val="43597A1D"/>
    <w:rsid w:val="435D1366"/>
    <w:rsid w:val="437A18C8"/>
    <w:rsid w:val="43811F3E"/>
    <w:rsid w:val="43D1C3BC"/>
    <w:rsid w:val="43EA93E6"/>
    <w:rsid w:val="442ABE84"/>
    <w:rsid w:val="446072DA"/>
    <w:rsid w:val="447D980A"/>
    <w:rsid w:val="4488336D"/>
    <w:rsid w:val="4490F6EF"/>
    <w:rsid w:val="44A45BE0"/>
    <w:rsid w:val="44A693A1"/>
    <w:rsid w:val="44B0F3D8"/>
    <w:rsid w:val="44C0C3A5"/>
    <w:rsid w:val="44E066EA"/>
    <w:rsid w:val="44E4999C"/>
    <w:rsid w:val="44F8DC56"/>
    <w:rsid w:val="450EB110"/>
    <w:rsid w:val="4517CA1F"/>
    <w:rsid w:val="451B06B5"/>
    <w:rsid w:val="452E5933"/>
    <w:rsid w:val="45465817"/>
    <w:rsid w:val="456B5807"/>
    <w:rsid w:val="457D000F"/>
    <w:rsid w:val="45B3D089"/>
    <w:rsid w:val="45CB6A6D"/>
    <w:rsid w:val="45E0BC1C"/>
    <w:rsid w:val="45F134E7"/>
    <w:rsid w:val="45F99CBB"/>
    <w:rsid w:val="4613E208"/>
    <w:rsid w:val="461E417B"/>
    <w:rsid w:val="46636E52"/>
    <w:rsid w:val="46BC09DC"/>
    <w:rsid w:val="46BD85BF"/>
    <w:rsid w:val="46C7F0CB"/>
    <w:rsid w:val="46F0EC17"/>
    <w:rsid w:val="4714B78B"/>
    <w:rsid w:val="4717B4A5"/>
    <w:rsid w:val="47523AD6"/>
    <w:rsid w:val="47566842"/>
    <w:rsid w:val="477E8857"/>
    <w:rsid w:val="47918430"/>
    <w:rsid w:val="47A29B11"/>
    <w:rsid w:val="47A3325C"/>
    <w:rsid w:val="47B0CBBF"/>
    <w:rsid w:val="480A3BF7"/>
    <w:rsid w:val="4818153B"/>
    <w:rsid w:val="48212A3B"/>
    <w:rsid w:val="48760534"/>
    <w:rsid w:val="487E7338"/>
    <w:rsid w:val="488CDF21"/>
    <w:rsid w:val="489ADFDC"/>
    <w:rsid w:val="48A204E1"/>
    <w:rsid w:val="48AB4679"/>
    <w:rsid w:val="48B58DD1"/>
    <w:rsid w:val="48B7CE31"/>
    <w:rsid w:val="48D138E7"/>
    <w:rsid w:val="48D5C54D"/>
    <w:rsid w:val="48EA1DDD"/>
    <w:rsid w:val="48ED839F"/>
    <w:rsid w:val="490AB4AC"/>
    <w:rsid w:val="493659F1"/>
    <w:rsid w:val="4994C783"/>
    <w:rsid w:val="499D7431"/>
    <w:rsid w:val="49D79287"/>
    <w:rsid w:val="4A013438"/>
    <w:rsid w:val="4A021F44"/>
    <w:rsid w:val="4A042D78"/>
    <w:rsid w:val="4A09B47A"/>
    <w:rsid w:val="4A0B814E"/>
    <w:rsid w:val="4A0EE33A"/>
    <w:rsid w:val="4A1FCB3D"/>
    <w:rsid w:val="4A21ECB3"/>
    <w:rsid w:val="4A58A471"/>
    <w:rsid w:val="4A71CAC6"/>
    <w:rsid w:val="4A7C1CE6"/>
    <w:rsid w:val="4A80843E"/>
    <w:rsid w:val="4A86C0E5"/>
    <w:rsid w:val="4A92C7B7"/>
    <w:rsid w:val="4A9F55A6"/>
    <w:rsid w:val="4AA41088"/>
    <w:rsid w:val="4ABDBC90"/>
    <w:rsid w:val="4ACA025D"/>
    <w:rsid w:val="4ADBBA43"/>
    <w:rsid w:val="4AED68CC"/>
    <w:rsid w:val="4B02B5D5"/>
    <w:rsid w:val="4B10C339"/>
    <w:rsid w:val="4B1229D9"/>
    <w:rsid w:val="4B331E3B"/>
    <w:rsid w:val="4B4717A2"/>
    <w:rsid w:val="4B49AF92"/>
    <w:rsid w:val="4B50D4DE"/>
    <w:rsid w:val="4B6C2EC5"/>
    <w:rsid w:val="4BC5813E"/>
    <w:rsid w:val="4C205123"/>
    <w:rsid w:val="4C297795"/>
    <w:rsid w:val="4C34F705"/>
    <w:rsid w:val="4C36E856"/>
    <w:rsid w:val="4C803B1B"/>
    <w:rsid w:val="4CA956DB"/>
    <w:rsid w:val="4CB55E1A"/>
    <w:rsid w:val="4CCD8C44"/>
    <w:rsid w:val="4CCF0DD3"/>
    <w:rsid w:val="4CF2FB11"/>
    <w:rsid w:val="4D1880E3"/>
    <w:rsid w:val="4D26CA5A"/>
    <w:rsid w:val="4D52E568"/>
    <w:rsid w:val="4D6049ED"/>
    <w:rsid w:val="4DA237F5"/>
    <w:rsid w:val="4DC65042"/>
    <w:rsid w:val="4DECCEA1"/>
    <w:rsid w:val="4DF67709"/>
    <w:rsid w:val="4E06D847"/>
    <w:rsid w:val="4E543F15"/>
    <w:rsid w:val="4E6EBD7E"/>
    <w:rsid w:val="4E7392AD"/>
    <w:rsid w:val="4E751853"/>
    <w:rsid w:val="4E768A6D"/>
    <w:rsid w:val="4EA2F51B"/>
    <w:rsid w:val="4EA58183"/>
    <w:rsid w:val="4EC8204C"/>
    <w:rsid w:val="4EF1AD21"/>
    <w:rsid w:val="4F055089"/>
    <w:rsid w:val="4F1851AF"/>
    <w:rsid w:val="4F405C51"/>
    <w:rsid w:val="4F6213D7"/>
    <w:rsid w:val="4F650602"/>
    <w:rsid w:val="4F6C461B"/>
    <w:rsid w:val="4F70FED2"/>
    <w:rsid w:val="4F8291E6"/>
    <w:rsid w:val="4FA453E5"/>
    <w:rsid w:val="4FAAAD06"/>
    <w:rsid w:val="4FAD0B99"/>
    <w:rsid w:val="4FCBF816"/>
    <w:rsid w:val="5005A3FC"/>
    <w:rsid w:val="50316CFB"/>
    <w:rsid w:val="505A8737"/>
    <w:rsid w:val="5069E799"/>
    <w:rsid w:val="5077158B"/>
    <w:rsid w:val="50900ADA"/>
    <w:rsid w:val="50BCD88F"/>
    <w:rsid w:val="50D3A3AD"/>
    <w:rsid w:val="50E6D84E"/>
    <w:rsid w:val="510577EF"/>
    <w:rsid w:val="511232F1"/>
    <w:rsid w:val="512A73A1"/>
    <w:rsid w:val="51334A52"/>
    <w:rsid w:val="516F21A9"/>
    <w:rsid w:val="516F537F"/>
    <w:rsid w:val="5179B8FF"/>
    <w:rsid w:val="51AC66CF"/>
    <w:rsid w:val="51AE4164"/>
    <w:rsid w:val="51B56B39"/>
    <w:rsid w:val="51C7E218"/>
    <w:rsid w:val="51D5CDC7"/>
    <w:rsid w:val="51EE34D3"/>
    <w:rsid w:val="51F24439"/>
    <w:rsid w:val="520DE4BB"/>
    <w:rsid w:val="52104DBF"/>
    <w:rsid w:val="521B8FCD"/>
    <w:rsid w:val="52280794"/>
    <w:rsid w:val="523C9005"/>
    <w:rsid w:val="52629532"/>
    <w:rsid w:val="52661785"/>
    <w:rsid w:val="526826D3"/>
    <w:rsid w:val="52688415"/>
    <w:rsid w:val="52914BBF"/>
    <w:rsid w:val="5291D48D"/>
    <w:rsid w:val="529C47E8"/>
    <w:rsid w:val="52A31698"/>
    <w:rsid w:val="52D5442F"/>
    <w:rsid w:val="52EED940"/>
    <w:rsid w:val="52F374A5"/>
    <w:rsid w:val="5302E83D"/>
    <w:rsid w:val="530D51A3"/>
    <w:rsid w:val="5317A5DA"/>
    <w:rsid w:val="533539CE"/>
    <w:rsid w:val="534190FE"/>
    <w:rsid w:val="535F7696"/>
    <w:rsid w:val="536F9926"/>
    <w:rsid w:val="53862C81"/>
    <w:rsid w:val="53871E45"/>
    <w:rsid w:val="53915178"/>
    <w:rsid w:val="53AEF8D1"/>
    <w:rsid w:val="53BB0865"/>
    <w:rsid w:val="53BB2CFB"/>
    <w:rsid w:val="53FC541E"/>
    <w:rsid w:val="540AABBB"/>
    <w:rsid w:val="541B16BE"/>
    <w:rsid w:val="541BF763"/>
    <w:rsid w:val="5429101F"/>
    <w:rsid w:val="5429E1B7"/>
    <w:rsid w:val="542CE90D"/>
    <w:rsid w:val="542CFCA4"/>
    <w:rsid w:val="545CD34E"/>
    <w:rsid w:val="5476FE1C"/>
    <w:rsid w:val="54906ADA"/>
    <w:rsid w:val="5490A912"/>
    <w:rsid w:val="54ABFCBD"/>
    <w:rsid w:val="54AC3D09"/>
    <w:rsid w:val="54BC7A02"/>
    <w:rsid w:val="54E6383C"/>
    <w:rsid w:val="54EC0EBD"/>
    <w:rsid w:val="54F7A63C"/>
    <w:rsid w:val="54FD88AF"/>
    <w:rsid w:val="550EE6A7"/>
    <w:rsid w:val="551558E8"/>
    <w:rsid w:val="551C7D56"/>
    <w:rsid w:val="5537B9C2"/>
    <w:rsid w:val="554C8824"/>
    <w:rsid w:val="55523430"/>
    <w:rsid w:val="5587A863"/>
    <w:rsid w:val="55891013"/>
    <w:rsid w:val="55945578"/>
    <w:rsid w:val="5598F8AB"/>
    <w:rsid w:val="55C1C88F"/>
    <w:rsid w:val="55C739E4"/>
    <w:rsid w:val="55D09473"/>
    <w:rsid w:val="55D361B5"/>
    <w:rsid w:val="55F1521D"/>
    <w:rsid w:val="55F83D17"/>
    <w:rsid w:val="55FBEF92"/>
    <w:rsid w:val="56019762"/>
    <w:rsid w:val="562F5087"/>
    <w:rsid w:val="56369E37"/>
    <w:rsid w:val="56498BD1"/>
    <w:rsid w:val="56732A96"/>
    <w:rsid w:val="5677D906"/>
    <w:rsid w:val="5689272B"/>
    <w:rsid w:val="56AB2068"/>
    <w:rsid w:val="56AB3F3C"/>
    <w:rsid w:val="56CAD661"/>
    <w:rsid w:val="56E0FBDB"/>
    <w:rsid w:val="56F0F4E4"/>
    <w:rsid w:val="56FFC512"/>
    <w:rsid w:val="57079C6D"/>
    <w:rsid w:val="571EDAA5"/>
    <w:rsid w:val="572BCB5E"/>
    <w:rsid w:val="57323A10"/>
    <w:rsid w:val="576889FB"/>
    <w:rsid w:val="577E0D2A"/>
    <w:rsid w:val="578EDB83"/>
    <w:rsid w:val="5799911E"/>
    <w:rsid w:val="579F2DA4"/>
    <w:rsid w:val="57DD7DBD"/>
    <w:rsid w:val="57E8018E"/>
    <w:rsid w:val="57F6AFA0"/>
    <w:rsid w:val="580E8162"/>
    <w:rsid w:val="581B5F0C"/>
    <w:rsid w:val="584E1CEA"/>
    <w:rsid w:val="58670BB0"/>
    <w:rsid w:val="58B9B291"/>
    <w:rsid w:val="58E593BA"/>
    <w:rsid w:val="58ED4FCB"/>
    <w:rsid w:val="590BC7F8"/>
    <w:rsid w:val="591064B4"/>
    <w:rsid w:val="59185143"/>
    <w:rsid w:val="5923F853"/>
    <w:rsid w:val="593D8B22"/>
    <w:rsid w:val="5941A686"/>
    <w:rsid w:val="5958BFB6"/>
    <w:rsid w:val="596A2881"/>
    <w:rsid w:val="597491DA"/>
    <w:rsid w:val="59798A08"/>
    <w:rsid w:val="5987E8DE"/>
    <w:rsid w:val="59B4227F"/>
    <w:rsid w:val="5A02BF2D"/>
    <w:rsid w:val="5A040EC2"/>
    <w:rsid w:val="5A321198"/>
    <w:rsid w:val="5A3A2F1B"/>
    <w:rsid w:val="5A3EF907"/>
    <w:rsid w:val="5A6A7449"/>
    <w:rsid w:val="5A6B6DB9"/>
    <w:rsid w:val="5A86D384"/>
    <w:rsid w:val="5AA0A71D"/>
    <w:rsid w:val="5AA7953F"/>
    <w:rsid w:val="5ABB79AD"/>
    <w:rsid w:val="5ABD629A"/>
    <w:rsid w:val="5ABFEDD4"/>
    <w:rsid w:val="5AC51C95"/>
    <w:rsid w:val="5AC6B506"/>
    <w:rsid w:val="5AC9DB4F"/>
    <w:rsid w:val="5AD65C9F"/>
    <w:rsid w:val="5ADC78C5"/>
    <w:rsid w:val="5AF27446"/>
    <w:rsid w:val="5B00882A"/>
    <w:rsid w:val="5B0A76B6"/>
    <w:rsid w:val="5B0A9D0D"/>
    <w:rsid w:val="5B105F50"/>
    <w:rsid w:val="5B42E0AE"/>
    <w:rsid w:val="5B462641"/>
    <w:rsid w:val="5B4AE2C8"/>
    <w:rsid w:val="5B5035A1"/>
    <w:rsid w:val="5B5169E4"/>
    <w:rsid w:val="5B5A36D0"/>
    <w:rsid w:val="5B71B988"/>
    <w:rsid w:val="5B86BFFB"/>
    <w:rsid w:val="5B96D557"/>
    <w:rsid w:val="5BEEB319"/>
    <w:rsid w:val="5C007638"/>
    <w:rsid w:val="5C01253E"/>
    <w:rsid w:val="5C097244"/>
    <w:rsid w:val="5C0A8F7F"/>
    <w:rsid w:val="5C6CCB53"/>
    <w:rsid w:val="5C6FF2E0"/>
    <w:rsid w:val="5C7E041A"/>
    <w:rsid w:val="5C8245F0"/>
    <w:rsid w:val="5C9ED017"/>
    <w:rsid w:val="5C9F0DCE"/>
    <w:rsid w:val="5CABC088"/>
    <w:rsid w:val="5CC45BE0"/>
    <w:rsid w:val="5CD7C8D6"/>
    <w:rsid w:val="5CE1FCF0"/>
    <w:rsid w:val="5D2F201E"/>
    <w:rsid w:val="5D31DAF9"/>
    <w:rsid w:val="5D8CFFAA"/>
    <w:rsid w:val="5DA9B31A"/>
    <w:rsid w:val="5DB1D4A7"/>
    <w:rsid w:val="5DB8627D"/>
    <w:rsid w:val="5DB896EB"/>
    <w:rsid w:val="5DB98614"/>
    <w:rsid w:val="5DBA148F"/>
    <w:rsid w:val="5DCB73CD"/>
    <w:rsid w:val="5DE04B66"/>
    <w:rsid w:val="5DFA5622"/>
    <w:rsid w:val="5DFA8EDB"/>
    <w:rsid w:val="5E1147F0"/>
    <w:rsid w:val="5E14A12D"/>
    <w:rsid w:val="5E1A8C84"/>
    <w:rsid w:val="5E3283FE"/>
    <w:rsid w:val="5E46BBE3"/>
    <w:rsid w:val="5E6757AE"/>
    <w:rsid w:val="5E6818EB"/>
    <w:rsid w:val="5E6C19F3"/>
    <w:rsid w:val="5E6D6CF0"/>
    <w:rsid w:val="5E7221B1"/>
    <w:rsid w:val="5E79ED79"/>
    <w:rsid w:val="5EA7C296"/>
    <w:rsid w:val="5EA83530"/>
    <w:rsid w:val="5ECD6F22"/>
    <w:rsid w:val="5ED2DE5E"/>
    <w:rsid w:val="5F23011D"/>
    <w:rsid w:val="5F30503B"/>
    <w:rsid w:val="5F305D45"/>
    <w:rsid w:val="5F39D84A"/>
    <w:rsid w:val="5F3BE83B"/>
    <w:rsid w:val="5F4AC1AB"/>
    <w:rsid w:val="5F50FAC2"/>
    <w:rsid w:val="5F7687B1"/>
    <w:rsid w:val="5F80767C"/>
    <w:rsid w:val="5F90CAF7"/>
    <w:rsid w:val="5F95554C"/>
    <w:rsid w:val="5F9F323A"/>
    <w:rsid w:val="5FE987D0"/>
    <w:rsid w:val="5FF2CA60"/>
    <w:rsid w:val="6005BE5D"/>
    <w:rsid w:val="601ABCDF"/>
    <w:rsid w:val="601D6C95"/>
    <w:rsid w:val="60256BF1"/>
    <w:rsid w:val="602B588F"/>
    <w:rsid w:val="60417C81"/>
    <w:rsid w:val="60582806"/>
    <w:rsid w:val="6078D697"/>
    <w:rsid w:val="608D4AF6"/>
    <w:rsid w:val="608E9872"/>
    <w:rsid w:val="60A16C33"/>
    <w:rsid w:val="60C98BC7"/>
    <w:rsid w:val="60D46CF0"/>
    <w:rsid w:val="60E0594E"/>
    <w:rsid w:val="60F2AF71"/>
    <w:rsid w:val="611F3900"/>
    <w:rsid w:val="6141644F"/>
    <w:rsid w:val="6193E1DD"/>
    <w:rsid w:val="61B6A804"/>
    <w:rsid w:val="61D7F71F"/>
    <w:rsid w:val="622C748B"/>
    <w:rsid w:val="623FD644"/>
    <w:rsid w:val="62582AC0"/>
    <w:rsid w:val="6269A774"/>
    <w:rsid w:val="627E260B"/>
    <w:rsid w:val="627EAA97"/>
    <w:rsid w:val="62B7279A"/>
    <w:rsid w:val="62C74406"/>
    <w:rsid w:val="62EE559B"/>
    <w:rsid w:val="631C31A1"/>
    <w:rsid w:val="631CBF76"/>
    <w:rsid w:val="6325A81B"/>
    <w:rsid w:val="6365B609"/>
    <w:rsid w:val="638F9717"/>
    <w:rsid w:val="63B4F114"/>
    <w:rsid w:val="63BE9975"/>
    <w:rsid w:val="6417A8B3"/>
    <w:rsid w:val="64189B20"/>
    <w:rsid w:val="64272000"/>
    <w:rsid w:val="645851F4"/>
    <w:rsid w:val="645AA3E1"/>
    <w:rsid w:val="647766E2"/>
    <w:rsid w:val="648F0E7A"/>
    <w:rsid w:val="649E7ECC"/>
    <w:rsid w:val="64EB81A6"/>
    <w:rsid w:val="65139049"/>
    <w:rsid w:val="651C1510"/>
    <w:rsid w:val="654147EE"/>
    <w:rsid w:val="65769380"/>
    <w:rsid w:val="65A3129A"/>
    <w:rsid w:val="65AA15ED"/>
    <w:rsid w:val="65AC1DDB"/>
    <w:rsid w:val="65F0C195"/>
    <w:rsid w:val="65FA471F"/>
    <w:rsid w:val="6630AD38"/>
    <w:rsid w:val="664DEE5F"/>
    <w:rsid w:val="66862357"/>
    <w:rsid w:val="668F4648"/>
    <w:rsid w:val="66BC16C1"/>
    <w:rsid w:val="66CBBC56"/>
    <w:rsid w:val="66D34BBF"/>
    <w:rsid w:val="670DED3F"/>
    <w:rsid w:val="67181F3A"/>
    <w:rsid w:val="6728ED5E"/>
    <w:rsid w:val="674DD7F1"/>
    <w:rsid w:val="675310F6"/>
    <w:rsid w:val="675B5386"/>
    <w:rsid w:val="6763FA39"/>
    <w:rsid w:val="6769CCD1"/>
    <w:rsid w:val="676D3302"/>
    <w:rsid w:val="67888937"/>
    <w:rsid w:val="679BE5A2"/>
    <w:rsid w:val="67DEFB6A"/>
    <w:rsid w:val="67F8ECA4"/>
    <w:rsid w:val="68022C11"/>
    <w:rsid w:val="6805122C"/>
    <w:rsid w:val="68164688"/>
    <w:rsid w:val="681B20B9"/>
    <w:rsid w:val="683E03F8"/>
    <w:rsid w:val="68701119"/>
    <w:rsid w:val="68A0BB81"/>
    <w:rsid w:val="68A1042F"/>
    <w:rsid w:val="68A565FD"/>
    <w:rsid w:val="68A8E311"/>
    <w:rsid w:val="68B11BA9"/>
    <w:rsid w:val="68BA2120"/>
    <w:rsid w:val="68D9E35D"/>
    <w:rsid w:val="68E74817"/>
    <w:rsid w:val="6932092B"/>
    <w:rsid w:val="6938B485"/>
    <w:rsid w:val="69442FE4"/>
    <w:rsid w:val="69698F0D"/>
    <w:rsid w:val="696CB84F"/>
    <w:rsid w:val="69B95250"/>
    <w:rsid w:val="69E170D7"/>
    <w:rsid w:val="6A193E01"/>
    <w:rsid w:val="6A2ABAD7"/>
    <w:rsid w:val="6A654B66"/>
    <w:rsid w:val="6A6FA59C"/>
    <w:rsid w:val="6AA27E63"/>
    <w:rsid w:val="6AA4BF82"/>
    <w:rsid w:val="6AB21B8A"/>
    <w:rsid w:val="6AD1D59B"/>
    <w:rsid w:val="6AD54866"/>
    <w:rsid w:val="6AD84BC1"/>
    <w:rsid w:val="6AE12B19"/>
    <w:rsid w:val="6AFB58A9"/>
    <w:rsid w:val="6B26489C"/>
    <w:rsid w:val="6B2DBC73"/>
    <w:rsid w:val="6B2F89F2"/>
    <w:rsid w:val="6B36D7EE"/>
    <w:rsid w:val="6B3AAE24"/>
    <w:rsid w:val="6B58985B"/>
    <w:rsid w:val="6B5F035D"/>
    <w:rsid w:val="6B74639F"/>
    <w:rsid w:val="6BBB2513"/>
    <w:rsid w:val="6BBC08A9"/>
    <w:rsid w:val="6BBD0AAC"/>
    <w:rsid w:val="6C0CCB83"/>
    <w:rsid w:val="6C0DF242"/>
    <w:rsid w:val="6C15E97B"/>
    <w:rsid w:val="6C24E6F7"/>
    <w:rsid w:val="6C294295"/>
    <w:rsid w:val="6C5BD104"/>
    <w:rsid w:val="6CA57445"/>
    <w:rsid w:val="6CD47101"/>
    <w:rsid w:val="6D07B41A"/>
    <w:rsid w:val="6D35EE1E"/>
    <w:rsid w:val="6D3B29AD"/>
    <w:rsid w:val="6D6290F5"/>
    <w:rsid w:val="6D6A1D55"/>
    <w:rsid w:val="6D9769EF"/>
    <w:rsid w:val="6D99FA01"/>
    <w:rsid w:val="6D9E6D05"/>
    <w:rsid w:val="6DC6D2C8"/>
    <w:rsid w:val="6DCC26BA"/>
    <w:rsid w:val="6DD14AC7"/>
    <w:rsid w:val="6DDDB5E5"/>
    <w:rsid w:val="6DFEFC09"/>
    <w:rsid w:val="6E136960"/>
    <w:rsid w:val="6E1A4F18"/>
    <w:rsid w:val="6EAB7436"/>
    <w:rsid w:val="6EAF0451"/>
    <w:rsid w:val="6EC2E042"/>
    <w:rsid w:val="6EEB2DD0"/>
    <w:rsid w:val="6EF2F38E"/>
    <w:rsid w:val="6F1C4CB2"/>
    <w:rsid w:val="6F1DB0D1"/>
    <w:rsid w:val="6F5B8A73"/>
    <w:rsid w:val="6F623E01"/>
    <w:rsid w:val="6F6C9373"/>
    <w:rsid w:val="6F733F95"/>
    <w:rsid w:val="6F8B63E1"/>
    <w:rsid w:val="6F8C6E7D"/>
    <w:rsid w:val="6FB71907"/>
    <w:rsid w:val="6FBF02BB"/>
    <w:rsid w:val="6FC99E77"/>
    <w:rsid w:val="6FCEEB3C"/>
    <w:rsid w:val="6FF3328D"/>
    <w:rsid w:val="6FFE5F92"/>
    <w:rsid w:val="7011F961"/>
    <w:rsid w:val="7019D4A6"/>
    <w:rsid w:val="701E97E5"/>
    <w:rsid w:val="702DCBC9"/>
    <w:rsid w:val="70337FCC"/>
    <w:rsid w:val="70392167"/>
    <w:rsid w:val="70417E2C"/>
    <w:rsid w:val="70426342"/>
    <w:rsid w:val="7074B340"/>
    <w:rsid w:val="70765542"/>
    <w:rsid w:val="70B64C26"/>
    <w:rsid w:val="70B7185B"/>
    <w:rsid w:val="70F2011C"/>
    <w:rsid w:val="71251E12"/>
    <w:rsid w:val="713BAB82"/>
    <w:rsid w:val="7153ED30"/>
    <w:rsid w:val="7182EA12"/>
    <w:rsid w:val="71BDD870"/>
    <w:rsid w:val="71C4D347"/>
    <w:rsid w:val="71CA2A2D"/>
    <w:rsid w:val="71D54203"/>
    <w:rsid w:val="7224BC87"/>
    <w:rsid w:val="72294650"/>
    <w:rsid w:val="7247494E"/>
    <w:rsid w:val="724D640D"/>
    <w:rsid w:val="72518373"/>
    <w:rsid w:val="726520AD"/>
    <w:rsid w:val="72691A1E"/>
    <w:rsid w:val="7276B8A1"/>
    <w:rsid w:val="728BF056"/>
    <w:rsid w:val="729A4A2B"/>
    <w:rsid w:val="72ACF0C0"/>
    <w:rsid w:val="72B399DC"/>
    <w:rsid w:val="72B891D6"/>
    <w:rsid w:val="731B19EA"/>
    <w:rsid w:val="732F18F6"/>
    <w:rsid w:val="73463BD4"/>
    <w:rsid w:val="73AF453D"/>
    <w:rsid w:val="73CD6D1A"/>
    <w:rsid w:val="73CE46A4"/>
    <w:rsid w:val="73D7784A"/>
    <w:rsid w:val="73E57453"/>
    <w:rsid w:val="7429681B"/>
    <w:rsid w:val="7433212D"/>
    <w:rsid w:val="746F1C1B"/>
    <w:rsid w:val="7473AA74"/>
    <w:rsid w:val="74981CBC"/>
    <w:rsid w:val="74AF2CD8"/>
    <w:rsid w:val="74C07C7B"/>
    <w:rsid w:val="74D64FBF"/>
    <w:rsid w:val="74D8EE5C"/>
    <w:rsid w:val="74DA6908"/>
    <w:rsid w:val="74F60BF1"/>
    <w:rsid w:val="74F9F394"/>
    <w:rsid w:val="74FF7D74"/>
    <w:rsid w:val="750A674F"/>
    <w:rsid w:val="750D35E6"/>
    <w:rsid w:val="750D6E72"/>
    <w:rsid w:val="75305DC7"/>
    <w:rsid w:val="759EF606"/>
    <w:rsid w:val="75B7EF00"/>
    <w:rsid w:val="75CBC643"/>
    <w:rsid w:val="760C3A5C"/>
    <w:rsid w:val="761103D6"/>
    <w:rsid w:val="7625C35E"/>
    <w:rsid w:val="763B44EA"/>
    <w:rsid w:val="767DA2BF"/>
    <w:rsid w:val="76A8ECBA"/>
    <w:rsid w:val="76CC0B47"/>
    <w:rsid w:val="76DBB08B"/>
    <w:rsid w:val="76DE44FA"/>
    <w:rsid w:val="76F25F8D"/>
    <w:rsid w:val="77068797"/>
    <w:rsid w:val="7711EE6E"/>
    <w:rsid w:val="7713A9D9"/>
    <w:rsid w:val="77172FCF"/>
    <w:rsid w:val="771D264D"/>
    <w:rsid w:val="773C1AAB"/>
    <w:rsid w:val="7742DFBC"/>
    <w:rsid w:val="7762884B"/>
    <w:rsid w:val="7787C711"/>
    <w:rsid w:val="77A5EA2D"/>
    <w:rsid w:val="77A6FB8F"/>
    <w:rsid w:val="77A93393"/>
    <w:rsid w:val="77AA734E"/>
    <w:rsid w:val="77C10BFB"/>
    <w:rsid w:val="77C37258"/>
    <w:rsid w:val="77DCBAA9"/>
    <w:rsid w:val="77DCE503"/>
    <w:rsid w:val="77E93326"/>
    <w:rsid w:val="77F21FD5"/>
    <w:rsid w:val="780B1AF0"/>
    <w:rsid w:val="780B5877"/>
    <w:rsid w:val="786A23BC"/>
    <w:rsid w:val="7889ED0E"/>
    <w:rsid w:val="789916E9"/>
    <w:rsid w:val="78CDE204"/>
    <w:rsid w:val="78E65206"/>
    <w:rsid w:val="790231FE"/>
    <w:rsid w:val="790D6447"/>
    <w:rsid w:val="79177B8C"/>
    <w:rsid w:val="791F8A3A"/>
    <w:rsid w:val="79293AE2"/>
    <w:rsid w:val="792B5DA4"/>
    <w:rsid w:val="793DD3C2"/>
    <w:rsid w:val="79465662"/>
    <w:rsid w:val="7951A3A7"/>
    <w:rsid w:val="7958FC97"/>
    <w:rsid w:val="796F0D1A"/>
    <w:rsid w:val="797E1ECC"/>
    <w:rsid w:val="79806263"/>
    <w:rsid w:val="798E0901"/>
    <w:rsid w:val="79B5B4E6"/>
    <w:rsid w:val="79D04E7C"/>
    <w:rsid w:val="79D36239"/>
    <w:rsid w:val="79E93F5F"/>
    <w:rsid w:val="79F15332"/>
    <w:rsid w:val="79FED2FB"/>
    <w:rsid w:val="7A1BB7F6"/>
    <w:rsid w:val="7A4D8C71"/>
    <w:rsid w:val="7A54CAD3"/>
    <w:rsid w:val="7A5C5A73"/>
    <w:rsid w:val="7A8AF9C1"/>
    <w:rsid w:val="7AB601F6"/>
    <w:rsid w:val="7ACD30AF"/>
    <w:rsid w:val="7AE75171"/>
    <w:rsid w:val="7B0B6E44"/>
    <w:rsid w:val="7B38C2C0"/>
    <w:rsid w:val="7B4FAE1D"/>
    <w:rsid w:val="7B6DEFF3"/>
    <w:rsid w:val="7B9CD22C"/>
    <w:rsid w:val="7BA4C66E"/>
    <w:rsid w:val="7BA99463"/>
    <w:rsid w:val="7BBB852A"/>
    <w:rsid w:val="7BCF6B27"/>
    <w:rsid w:val="7BD5BFC6"/>
    <w:rsid w:val="7BDB3E93"/>
    <w:rsid w:val="7BE412DC"/>
    <w:rsid w:val="7BEE8104"/>
    <w:rsid w:val="7C4DB91A"/>
    <w:rsid w:val="7C7EC117"/>
    <w:rsid w:val="7C875F5C"/>
    <w:rsid w:val="7CA60E34"/>
    <w:rsid w:val="7CBD1E7D"/>
    <w:rsid w:val="7CBF7900"/>
    <w:rsid w:val="7CD76A74"/>
    <w:rsid w:val="7D053C7A"/>
    <w:rsid w:val="7D10622E"/>
    <w:rsid w:val="7D2506EB"/>
    <w:rsid w:val="7D3117FB"/>
    <w:rsid w:val="7D348E94"/>
    <w:rsid w:val="7D4D5866"/>
    <w:rsid w:val="7D646687"/>
    <w:rsid w:val="7D6959F9"/>
    <w:rsid w:val="7D6E9D25"/>
    <w:rsid w:val="7D773A4D"/>
    <w:rsid w:val="7D87D44B"/>
    <w:rsid w:val="7D994C8A"/>
    <w:rsid w:val="7D9F0668"/>
    <w:rsid w:val="7DA0F26F"/>
    <w:rsid w:val="7DAA4E2E"/>
    <w:rsid w:val="7DAA7682"/>
    <w:rsid w:val="7DB6642D"/>
    <w:rsid w:val="7DDE5C82"/>
    <w:rsid w:val="7DF28127"/>
    <w:rsid w:val="7E037018"/>
    <w:rsid w:val="7E07BB1B"/>
    <w:rsid w:val="7E189FC1"/>
    <w:rsid w:val="7E2B50EB"/>
    <w:rsid w:val="7E41635A"/>
    <w:rsid w:val="7E453E66"/>
    <w:rsid w:val="7E45A091"/>
    <w:rsid w:val="7E4F6904"/>
    <w:rsid w:val="7E9898B5"/>
    <w:rsid w:val="7E9EC2C8"/>
    <w:rsid w:val="7EA3A729"/>
    <w:rsid w:val="7EABB7BD"/>
    <w:rsid w:val="7EC612BF"/>
    <w:rsid w:val="7EC6FF96"/>
    <w:rsid w:val="7ED5EC3D"/>
    <w:rsid w:val="7F26A06B"/>
    <w:rsid w:val="7F31A9C9"/>
    <w:rsid w:val="7F547330"/>
    <w:rsid w:val="7F568E89"/>
    <w:rsid w:val="7F65C697"/>
    <w:rsid w:val="7F8E90B3"/>
    <w:rsid w:val="7FA18D49"/>
    <w:rsid w:val="7FB1E6A6"/>
    <w:rsid w:val="7FB752FB"/>
    <w:rsid w:val="7FD12562"/>
    <w:rsid w:val="7FFF03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5DB8C"/>
  <w15:chartTrackingRefBased/>
  <w15:docId w15:val="{E981D450-71CD-9249-988D-E1C5A5933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63430"/>
    <w:pPr>
      <w:widowControl w:val="0"/>
      <w:wordWrap w:val="0"/>
      <w:jc w:val="both"/>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430"/>
    <w:pPr>
      <w:widowControl/>
      <w:wordWrap/>
      <w:ind w:left="720"/>
      <w:contextualSpacing/>
      <w:jc w:val="left"/>
    </w:pPr>
    <w:rPr>
      <w:kern w:val="0"/>
      <w:lang w:eastAsia="en-US"/>
    </w:rPr>
  </w:style>
  <w:style w:type="paragraph" w:customStyle="1" w:styleId="EndNoteBibliographyTitle">
    <w:name w:val="EndNote Bibliography Title"/>
    <w:basedOn w:val="Normal"/>
    <w:link w:val="EndNoteBibliographyTitleChar"/>
    <w:rsid w:val="00D30D65"/>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D30D65"/>
    <w:rPr>
      <w:rFonts w:ascii="Calibri" w:hAnsi="Calibri" w:cs="Calibri"/>
      <w:kern w:val="2"/>
    </w:rPr>
  </w:style>
  <w:style w:type="paragraph" w:customStyle="1" w:styleId="EndNoteBibliography">
    <w:name w:val="EndNote Bibliography"/>
    <w:basedOn w:val="Normal"/>
    <w:link w:val="EndNoteBibliographyChar"/>
    <w:rsid w:val="00D30D65"/>
    <w:rPr>
      <w:rFonts w:ascii="Calibri" w:hAnsi="Calibri" w:cs="Calibri"/>
    </w:rPr>
  </w:style>
  <w:style w:type="character" w:customStyle="1" w:styleId="EndNoteBibliographyChar">
    <w:name w:val="EndNote Bibliography Char"/>
    <w:basedOn w:val="DefaultParagraphFont"/>
    <w:link w:val="EndNoteBibliography"/>
    <w:rsid w:val="00D30D65"/>
    <w:rPr>
      <w:rFonts w:ascii="Calibri" w:hAnsi="Calibri" w:cs="Calibri"/>
      <w:kern w:val="2"/>
    </w:rPr>
  </w:style>
  <w:style w:type="table" w:styleId="TableGrid">
    <w:name w:val="Table Grid"/>
    <w:basedOn w:val="TableNormal"/>
    <w:uiPriority w:val="39"/>
    <w:rsid w:val="005E4EDA"/>
    <w:pPr>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5E4EDA"/>
    <w:rPr>
      <w:sz w:val="18"/>
      <w:szCs w:val="18"/>
    </w:rPr>
  </w:style>
  <w:style w:type="paragraph" w:styleId="CommentText">
    <w:name w:val="annotation text"/>
    <w:basedOn w:val="Normal"/>
    <w:link w:val="CommentTextChar"/>
    <w:uiPriority w:val="99"/>
    <w:unhideWhenUsed/>
    <w:rsid w:val="005E4EDA"/>
    <w:pPr>
      <w:autoSpaceDE w:val="0"/>
      <w:autoSpaceDN w:val="0"/>
      <w:jc w:val="left"/>
    </w:pPr>
    <w:rPr>
      <w:sz w:val="20"/>
    </w:rPr>
  </w:style>
  <w:style w:type="character" w:customStyle="1" w:styleId="CommentTextChar">
    <w:name w:val="Comment Text Char"/>
    <w:basedOn w:val="DefaultParagraphFont"/>
    <w:link w:val="CommentText"/>
    <w:uiPriority w:val="99"/>
    <w:rsid w:val="005E4EDA"/>
    <w:rPr>
      <w:kern w:val="2"/>
      <w:sz w:val="20"/>
    </w:rPr>
  </w:style>
  <w:style w:type="paragraph" w:styleId="BalloonText">
    <w:name w:val="Balloon Text"/>
    <w:basedOn w:val="Normal"/>
    <w:link w:val="BalloonTextChar"/>
    <w:uiPriority w:val="99"/>
    <w:semiHidden/>
    <w:unhideWhenUsed/>
    <w:rsid w:val="005E4ED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E4EDA"/>
    <w:rPr>
      <w:rFonts w:ascii="Times New Roman" w:hAnsi="Times New Roman" w:cs="Times New Roman"/>
      <w:kern w:val="2"/>
      <w:sz w:val="18"/>
      <w:szCs w:val="18"/>
    </w:rPr>
  </w:style>
  <w:style w:type="paragraph" w:styleId="CommentSubject">
    <w:name w:val="annotation subject"/>
    <w:basedOn w:val="CommentText"/>
    <w:next w:val="CommentText"/>
    <w:link w:val="CommentSubjectChar"/>
    <w:uiPriority w:val="99"/>
    <w:semiHidden/>
    <w:unhideWhenUsed/>
    <w:rsid w:val="004A1D0B"/>
    <w:pPr>
      <w:autoSpaceDE/>
      <w:autoSpaceDN/>
      <w:jc w:val="both"/>
    </w:pPr>
    <w:rPr>
      <w:b/>
      <w:bCs/>
      <w:szCs w:val="20"/>
    </w:rPr>
  </w:style>
  <w:style w:type="character" w:customStyle="1" w:styleId="CommentSubjectChar">
    <w:name w:val="Comment Subject Char"/>
    <w:basedOn w:val="CommentTextChar"/>
    <w:link w:val="CommentSubject"/>
    <w:uiPriority w:val="99"/>
    <w:semiHidden/>
    <w:rsid w:val="004A1D0B"/>
    <w:rPr>
      <w:b/>
      <w:bCs/>
      <w:kern w:val="2"/>
      <w:sz w:val="20"/>
      <w:szCs w:val="20"/>
    </w:rPr>
  </w:style>
  <w:style w:type="character" w:styleId="Hyperlink">
    <w:name w:val="Hyperlink"/>
    <w:basedOn w:val="DefaultParagraphFont"/>
    <w:uiPriority w:val="99"/>
    <w:semiHidden/>
    <w:unhideWhenUsed/>
    <w:rsid w:val="005414BD"/>
    <w:rPr>
      <w:color w:val="0000FF"/>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513"/>
        <w:tab w:val="right" w:pos="9026"/>
      </w:tabs>
      <w:snapToGrid w:val="0"/>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513"/>
        <w:tab w:val="right" w:pos="9026"/>
      </w:tabs>
      <w:snapToGrid w:val="0"/>
    </w:pPr>
  </w:style>
  <w:style w:type="paragraph" w:styleId="Revision">
    <w:name w:val="Revision"/>
    <w:hidden/>
    <w:uiPriority w:val="99"/>
    <w:semiHidden/>
    <w:rsid w:val="001F105C"/>
    <w:rPr>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777562">
      <w:bodyDiv w:val="1"/>
      <w:marLeft w:val="0"/>
      <w:marRight w:val="0"/>
      <w:marTop w:val="0"/>
      <w:marBottom w:val="0"/>
      <w:divBdr>
        <w:top w:val="none" w:sz="0" w:space="0" w:color="auto"/>
        <w:left w:val="none" w:sz="0" w:space="0" w:color="auto"/>
        <w:bottom w:val="none" w:sz="0" w:space="0" w:color="auto"/>
        <w:right w:val="none" w:sz="0" w:space="0" w:color="auto"/>
      </w:divBdr>
    </w:div>
    <w:div w:id="699085647">
      <w:bodyDiv w:val="1"/>
      <w:marLeft w:val="0"/>
      <w:marRight w:val="0"/>
      <w:marTop w:val="0"/>
      <w:marBottom w:val="0"/>
      <w:divBdr>
        <w:top w:val="none" w:sz="0" w:space="0" w:color="auto"/>
        <w:left w:val="none" w:sz="0" w:space="0" w:color="auto"/>
        <w:bottom w:val="none" w:sz="0" w:space="0" w:color="auto"/>
        <w:right w:val="none" w:sz="0" w:space="0" w:color="auto"/>
      </w:divBdr>
    </w:div>
    <w:div w:id="1344669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microsoft.com/office/2011/relationships/people" Target="people.xml"/><Relationship Id="R60862b4a7f0743ca" Type="http://schemas.microsoft.com/office/2018/08/relationships/commentsExtensible" Target="commentsExtensi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4399142-AA6E-CC41-B049-B723DAA7D298}">
  <we:reference id="wa200001011" version="1.1.0.0" store="en-001" storeType="OMEX"/>
  <we:alternateReferences>
    <we:reference id="wa200001011"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62B40A-65A2-1248-A56A-291BD7A88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8755</Words>
  <Characters>49909</Characters>
  <Application>Microsoft Office Word</Application>
  <DocSecurity>0</DocSecurity>
  <Lines>415</Lines>
  <Paragraphs>117</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58547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cp:revision>
  <dcterms:created xsi:type="dcterms:W3CDTF">2020-07-19T23:19:00Z</dcterms:created>
  <dcterms:modified xsi:type="dcterms:W3CDTF">2020-07-20T23:52:00Z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Citation Style_1">
    <vt:lpwstr>http://www.zotero.org/styles/vancouver</vt:lpwstr>
  </property>
  <property fmtid="{D5CDD505-2E9C-101B-9397-08002B2CF9AE}" pid="24" name="grammarly_documentId">
    <vt:lpwstr>documentId_1205</vt:lpwstr>
  </property>
  <property fmtid="{D5CDD505-2E9C-101B-9397-08002B2CF9AE}" pid="25" name="grammarly_documentContext">
    <vt:lpwstr>{"goals":["convince"],"domain":"academic","emotions":["analytical"],"dialect":"american","style":"formal"}</vt:lpwstr>
  </property>
</Properties>
</file>